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58D624" w14:textId="61747C23" w:rsidR="00C072C9" w:rsidRDefault="00C072C9" w:rsidP="00F870B9">
      <w:pPr>
        <w:spacing w:before="120" w:after="120" w:line="360" w:lineRule="auto"/>
        <w:contextualSpacing/>
        <w:jc w:val="center"/>
        <w:rPr>
          <w:rFonts w:ascii="Times New Roman" w:hAnsi="Times New Roman" w:cs="Times New Roman"/>
          <w:b/>
        </w:rPr>
      </w:pPr>
      <w:r w:rsidRPr="000A2666">
        <w:rPr>
          <w:rFonts w:ascii="Times New Roman" w:hAnsi="Times New Roman" w:cs="Times New Roman"/>
          <w:b/>
        </w:rPr>
        <w:t xml:space="preserve">Classical conditioning of insulin </w:t>
      </w:r>
      <w:r w:rsidR="004F62E3">
        <w:rPr>
          <w:rFonts w:ascii="Times New Roman" w:hAnsi="Times New Roman" w:cs="Times New Roman"/>
          <w:b/>
        </w:rPr>
        <w:t>effects</w:t>
      </w:r>
      <w:r w:rsidRPr="000A2666">
        <w:rPr>
          <w:rFonts w:ascii="Times New Roman" w:hAnsi="Times New Roman" w:cs="Times New Roman"/>
          <w:b/>
        </w:rPr>
        <w:t xml:space="preserve"> in </w:t>
      </w:r>
      <w:r w:rsidR="00DB794A">
        <w:rPr>
          <w:rFonts w:ascii="Times New Roman" w:hAnsi="Times New Roman" w:cs="Times New Roman"/>
          <w:b/>
        </w:rPr>
        <w:t xml:space="preserve">patients with </w:t>
      </w:r>
      <w:r w:rsidRPr="000A2666">
        <w:rPr>
          <w:rFonts w:ascii="Times New Roman" w:hAnsi="Times New Roman" w:cs="Times New Roman"/>
          <w:b/>
        </w:rPr>
        <w:t>diabetes type</w:t>
      </w:r>
      <w:r w:rsidR="00F01505">
        <w:rPr>
          <w:rFonts w:ascii="Times New Roman" w:hAnsi="Times New Roman" w:cs="Times New Roman"/>
          <w:b/>
        </w:rPr>
        <w:t>-</w:t>
      </w:r>
      <w:r w:rsidRPr="000A2666">
        <w:rPr>
          <w:rFonts w:ascii="Times New Roman" w:hAnsi="Times New Roman" w:cs="Times New Roman"/>
          <w:b/>
        </w:rPr>
        <w:t>2</w:t>
      </w:r>
      <w:r w:rsidR="00DB794A">
        <w:rPr>
          <w:rFonts w:ascii="Times New Roman" w:hAnsi="Times New Roman" w:cs="Times New Roman"/>
          <w:b/>
        </w:rPr>
        <w:t xml:space="preserve"> and healthy controls</w:t>
      </w:r>
      <w:r w:rsidRPr="000A2666">
        <w:rPr>
          <w:rFonts w:ascii="Times New Roman" w:hAnsi="Times New Roman" w:cs="Times New Roman"/>
          <w:b/>
        </w:rPr>
        <w:t>.</w:t>
      </w:r>
    </w:p>
    <w:p w14:paraId="538E045F" w14:textId="2E2BDE97" w:rsidR="0033184D" w:rsidRPr="00A92DEF" w:rsidRDefault="0033184D" w:rsidP="00511DBF">
      <w:pPr>
        <w:spacing w:before="120" w:after="120" w:line="360" w:lineRule="auto"/>
        <w:contextualSpacing/>
        <w:jc w:val="center"/>
        <w:rPr>
          <w:rFonts w:ascii="Times New Roman" w:hAnsi="Times New Roman" w:cs="Times New Roman"/>
          <w:vertAlign w:val="superscript"/>
        </w:rPr>
      </w:pPr>
      <w:r w:rsidRPr="00A92DEF">
        <w:rPr>
          <w:rFonts w:ascii="Times New Roman" w:hAnsi="Times New Roman" w:cs="Times New Roman"/>
        </w:rPr>
        <w:t>Aleksandrina Skvortsova</w:t>
      </w:r>
      <w:r w:rsidRPr="00A92DEF">
        <w:rPr>
          <w:rFonts w:ascii="Times New Roman" w:hAnsi="Times New Roman" w:cs="Times New Roman"/>
          <w:vertAlign w:val="superscript"/>
        </w:rPr>
        <w:t>1,2</w:t>
      </w:r>
      <w:r w:rsidRPr="00A92DEF">
        <w:rPr>
          <w:rFonts w:ascii="Times New Roman" w:hAnsi="Times New Roman" w:cs="Times New Roman"/>
        </w:rPr>
        <w:t xml:space="preserve">, </w:t>
      </w:r>
      <w:proofErr w:type="spellStart"/>
      <w:r w:rsidR="00511DBF" w:rsidRPr="00A92DEF">
        <w:rPr>
          <w:rFonts w:ascii="Times New Roman" w:hAnsi="Times New Roman" w:cs="Times New Roman"/>
        </w:rPr>
        <w:t>Dieuwke</w:t>
      </w:r>
      <w:proofErr w:type="spellEnd"/>
      <w:r w:rsidR="00511DBF" w:rsidRPr="00A92DEF">
        <w:rPr>
          <w:rFonts w:ascii="Times New Roman" w:hAnsi="Times New Roman" w:cs="Times New Roman"/>
        </w:rPr>
        <w:t xml:space="preserve"> S</w:t>
      </w:r>
      <w:r w:rsidR="008E0D46">
        <w:rPr>
          <w:rFonts w:ascii="Times New Roman" w:hAnsi="Times New Roman" w:cs="Times New Roman"/>
        </w:rPr>
        <w:t>.</w:t>
      </w:r>
      <w:r w:rsidR="00511DBF" w:rsidRPr="00A92DEF">
        <w:rPr>
          <w:rFonts w:ascii="Times New Roman" w:hAnsi="Times New Roman" w:cs="Times New Roman"/>
        </w:rPr>
        <w:t xml:space="preserve"> Veldhuijzen</w:t>
      </w:r>
      <w:r w:rsidR="00511DBF" w:rsidRPr="00A92DEF">
        <w:rPr>
          <w:rFonts w:ascii="Times New Roman" w:hAnsi="Times New Roman" w:cs="Times New Roman"/>
          <w:vertAlign w:val="superscript"/>
        </w:rPr>
        <w:t>2</w:t>
      </w:r>
      <w:r w:rsidR="00511DBF" w:rsidRPr="00A92DEF">
        <w:rPr>
          <w:rFonts w:ascii="Times New Roman" w:hAnsi="Times New Roman" w:cs="Times New Roman"/>
        </w:rPr>
        <w:t xml:space="preserve">, Lotte </w:t>
      </w:r>
      <w:r w:rsidR="00770F07">
        <w:rPr>
          <w:rFonts w:ascii="Times New Roman" w:hAnsi="Times New Roman" w:cs="Times New Roman"/>
        </w:rPr>
        <w:t xml:space="preserve">F. </w:t>
      </w:r>
      <w:r w:rsidR="00511DBF" w:rsidRPr="00A92DEF">
        <w:rPr>
          <w:rFonts w:ascii="Times New Roman" w:hAnsi="Times New Roman" w:cs="Times New Roman"/>
        </w:rPr>
        <w:t>van Dillen</w:t>
      </w:r>
      <w:r w:rsidR="00511DBF" w:rsidRPr="00A92DEF">
        <w:rPr>
          <w:rFonts w:ascii="Times New Roman" w:hAnsi="Times New Roman" w:cs="Times New Roman"/>
          <w:vertAlign w:val="superscript"/>
        </w:rPr>
        <w:t>3</w:t>
      </w:r>
      <w:r w:rsidR="00511DBF" w:rsidRPr="00A92DEF">
        <w:rPr>
          <w:rFonts w:ascii="Times New Roman" w:hAnsi="Times New Roman" w:cs="Times New Roman"/>
        </w:rPr>
        <w:t>, Hilmar Zech</w:t>
      </w:r>
      <w:r w:rsidR="00024124" w:rsidRPr="00A92DEF">
        <w:rPr>
          <w:rFonts w:ascii="Times New Roman" w:hAnsi="Times New Roman" w:cs="Times New Roman"/>
          <w:vertAlign w:val="superscript"/>
        </w:rPr>
        <w:t>4</w:t>
      </w:r>
      <w:r w:rsidR="00511DBF" w:rsidRPr="00A92DEF">
        <w:rPr>
          <w:rFonts w:ascii="Times New Roman" w:hAnsi="Times New Roman" w:cs="Times New Roman"/>
        </w:rPr>
        <w:t xml:space="preserve">, </w:t>
      </w:r>
      <w:r w:rsidR="004B697C" w:rsidRPr="00A92DEF">
        <w:rPr>
          <w:rFonts w:ascii="Times New Roman" w:hAnsi="Times New Roman" w:cs="Times New Roman"/>
        </w:rPr>
        <w:t>Suzanne M.J.C. Derksen</w:t>
      </w:r>
      <w:r w:rsidR="004B697C" w:rsidRPr="00A92DEF">
        <w:rPr>
          <w:rFonts w:ascii="Times New Roman" w:hAnsi="Times New Roman" w:cs="Times New Roman"/>
          <w:vertAlign w:val="superscript"/>
        </w:rPr>
        <w:t>2</w:t>
      </w:r>
      <w:r w:rsidR="004B697C" w:rsidRPr="00A92DEF">
        <w:rPr>
          <w:rFonts w:ascii="Times New Roman" w:hAnsi="Times New Roman" w:cs="Times New Roman"/>
        </w:rPr>
        <w:t>, Ruben Sars</w:t>
      </w:r>
      <w:r w:rsidR="004B697C" w:rsidRPr="00A92DEF">
        <w:rPr>
          <w:rFonts w:ascii="Times New Roman" w:hAnsi="Times New Roman" w:cs="Times New Roman"/>
          <w:vertAlign w:val="superscript"/>
        </w:rPr>
        <w:t>5</w:t>
      </w:r>
      <w:r w:rsidR="004B697C" w:rsidRPr="00A92DEF">
        <w:rPr>
          <w:rFonts w:ascii="Times New Roman" w:hAnsi="Times New Roman" w:cs="Times New Roman"/>
        </w:rPr>
        <w:t xml:space="preserve">, </w:t>
      </w:r>
      <w:proofErr w:type="spellStart"/>
      <w:r w:rsidR="00511DBF" w:rsidRPr="00A92DEF">
        <w:rPr>
          <w:rFonts w:ascii="Times New Roman" w:hAnsi="Times New Roman" w:cs="Times New Roman"/>
        </w:rPr>
        <w:t>Onno</w:t>
      </w:r>
      <w:proofErr w:type="spellEnd"/>
      <w:r w:rsidR="00511DBF" w:rsidRPr="00A92DEF">
        <w:rPr>
          <w:rFonts w:ascii="Times New Roman" w:hAnsi="Times New Roman" w:cs="Times New Roman"/>
        </w:rPr>
        <w:t xml:space="preserve"> C Meijer</w:t>
      </w:r>
      <w:r w:rsidR="004B697C" w:rsidRPr="00A92DEF">
        <w:rPr>
          <w:rFonts w:ascii="Times New Roman" w:hAnsi="Times New Roman" w:cs="Times New Roman"/>
          <w:vertAlign w:val="superscript"/>
        </w:rPr>
        <w:t>6</w:t>
      </w:r>
      <w:r w:rsidR="00511DBF" w:rsidRPr="00A92DEF">
        <w:rPr>
          <w:rFonts w:ascii="Times New Roman" w:hAnsi="Times New Roman" w:cs="Times New Roman"/>
        </w:rPr>
        <w:t>, Hanno Pijl</w:t>
      </w:r>
      <w:r w:rsidR="004B697C" w:rsidRPr="00A92DEF">
        <w:rPr>
          <w:rFonts w:ascii="Times New Roman" w:hAnsi="Times New Roman" w:cs="Times New Roman"/>
          <w:vertAlign w:val="superscript"/>
        </w:rPr>
        <w:t>7</w:t>
      </w:r>
      <w:r w:rsidR="00511DBF" w:rsidRPr="00A92DEF">
        <w:rPr>
          <w:rFonts w:ascii="Times New Roman" w:hAnsi="Times New Roman" w:cs="Times New Roman"/>
        </w:rPr>
        <w:t xml:space="preserve">, </w:t>
      </w:r>
      <w:r w:rsidRPr="00A92DEF">
        <w:rPr>
          <w:rFonts w:ascii="Times New Roman" w:hAnsi="Times New Roman" w:cs="Times New Roman"/>
        </w:rPr>
        <w:t>Andrea WM Evers</w:t>
      </w:r>
      <w:r w:rsidR="003D2549" w:rsidRPr="00A92DEF">
        <w:rPr>
          <w:rFonts w:ascii="Times New Roman" w:hAnsi="Times New Roman" w:cs="Times New Roman"/>
          <w:vertAlign w:val="superscript"/>
        </w:rPr>
        <w:t>2,8</w:t>
      </w:r>
      <w:r w:rsidR="004B697C" w:rsidRPr="00A92DEF">
        <w:rPr>
          <w:rFonts w:ascii="Times New Roman" w:hAnsi="Times New Roman" w:cs="Times New Roman"/>
          <w:vertAlign w:val="superscript"/>
        </w:rPr>
        <w:t>,9</w:t>
      </w:r>
      <w:r w:rsidRPr="00A92DEF">
        <w:rPr>
          <w:rFonts w:ascii="Times New Roman" w:hAnsi="Times New Roman" w:cs="Times New Roman"/>
        </w:rPr>
        <w:t xml:space="preserve"> </w:t>
      </w:r>
    </w:p>
    <w:p w14:paraId="0A4A94D8" w14:textId="77777777" w:rsidR="0033184D" w:rsidRPr="00A92DEF" w:rsidRDefault="0033184D" w:rsidP="0033184D">
      <w:pPr>
        <w:spacing w:before="120" w:after="120" w:line="360" w:lineRule="auto"/>
        <w:contextualSpacing/>
        <w:jc w:val="center"/>
        <w:rPr>
          <w:rFonts w:ascii="Times New Roman" w:hAnsi="Times New Roman" w:cs="Times New Roman"/>
        </w:rPr>
      </w:pPr>
    </w:p>
    <w:p w14:paraId="72666485" w14:textId="6ABC9EC1" w:rsidR="0033184D" w:rsidRDefault="0033184D" w:rsidP="00024124">
      <w:pPr>
        <w:spacing w:before="120" w:after="120" w:line="360" w:lineRule="auto"/>
        <w:contextualSpacing/>
        <w:jc w:val="center"/>
        <w:rPr>
          <w:rFonts w:ascii="Times New Roman" w:hAnsi="Times New Roman" w:cs="Times New Roman"/>
        </w:rPr>
      </w:pPr>
      <w:r w:rsidRPr="0033184D">
        <w:rPr>
          <w:rFonts w:ascii="Times New Roman" w:hAnsi="Times New Roman" w:cs="Times New Roman"/>
        </w:rPr>
        <w:t>1.</w:t>
      </w:r>
      <w:r w:rsidR="00511DBF" w:rsidRPr="00511DBF">
        <w:rPr>
          <w:rFonts w:ascii="Times New Roman" w:hAnsi="Times New Roman" w:cs="Times New Roman"/>
        </w:rPr>
        <w:t xml:space="preserve"> </w:t>
      </w:r>
      <w:r w:rsidR="00511DBF" w:rsidRPr="0033184D">
        <w:rPr>
          <w:rFonts w:ascii="Times New Roman" w:hAnsi="Times New Roman" w:cs="Times New Roman"/>
        </w:rPr>
        <w:t>Department of Psychology, McGill University, Canad</w:t>
      </w:r>
      <w:r w:rsidR="00511DBF">
        <w:rPr>
          <w:rFonts w:ascii="Times New Roman" w:hAnsi="Times New Roman" w:cs="Times New Roman"/>
        </w:rPr>
        <w:t>a</w:t>
      </w:r>
      <w:r w:rsidRPr="0033184D">
        <w:rPr>
          <w:rFonts w:ascii="Times New Roman" w:hAnsi="Times New Roman" w:cs="Times New Roman"/>
        </w:rPr>
        <w:t xml:space="preserve">; 2. </w:t>
      </w:r>
      <w:r w:rsidR="00511DBF" w:rsidRPr="0033184D">
        <w:rPr>
          <w:rFonts w:ascii="Times New Roman" w:hAnsi="Times New Roman" w:cs="Times New Roman"/>
        </w:rPr>
        <w:t xml:space="preserve">Health, Medical and Neuropsychology unit, Faculty of Social and </w:t>
      </w:r>
      <w:proofErr w:type="spellStart"/>
      <w:r w:rsidR="00511DBF" w:rsidRPr="0033184D">
        <w:rPr>
          <w:rFonts w:ascii="Times New Roman" w:hAnsi="Times New Roman" w:cs="Times New Roman"/>
        </w:rPr>
        <w:t>Behavioural</w:t>
      </w:r>
      <w:proofErr w:type="spellEnd"/>
      <w:r w:rsidR="00511DBF" w:rsidRPr="0033184D">
        <w:rPr>
          <w:rFonts w:ascii="Times New Roman" w:hAnsi="Times New Roman" w:cs="Times New Roman"/>
        </w:rPr>
        <w:t xml:space="preserve"> Sciences, Leiden University, </w:t>
      </w:r>
      <w:r w:rsidR="000365CD">
        <w:rPr>
          <w:rFonts w:ascii="Times New Roman" w:hAnsi="Times New Roman" w:cs="Times New Roman"/>
        </w:rPr>
        <w:t>t</w:t>
      </w:r>
      <w:r w:rsidR="00511DBF" w:rsidRPr="0033184D">
        <w:rPr>
          <w:rFonts w:ascii="Times New Roman" w:hAnsi="Times New Roman" w:cs="Times New Roman"/>
        </w:rPr>
        <w:t>he Netherlands</w:t>
      </w:r>
      <w:r w:rsidRPr="0033184D">
        <w:rPr>
          <w:rFonts w:ascii="Times New Roman" w:hAnsi="Times New Roman" w:cs="Times New Roman"/>
        </w:rPr>
        <w:t>; 3.</w:t>
      </w:r>
      <w:r w:rsidR="00511DBF" w:rsidRPr="00511DBF">
        <w:t xml:space="preserve"> </w:t>
      </w:r>
      <w:r w:rsidR="00511DBF" w:rsidRPr="00511DBF">
        <w:rPr>
          <w:rFonts w:ascii="Times New Roman" w:hAnsi="Times New Roman" w:cs="Times New Roman"/>
        </w:rPr>
        <w:t>Social, Economic and Organizational Psychology</w:t>
      </w:r>
      <w:r w:rsidR="00024124">
        <w:rPr>
          <w:rFonts w:ascii="Times New Roman" w:hAnsi="Times New Roman" w:cs="Times New Roman"/>
        </w:rPr>
        <w:t xml:space="preserve"> unit, </w:t>
      </w:r>
      <w:r w:rsidR="00024124" w:rsidRPr="0033184D">
        <w:rPr>
          <w:rFonts w:ascii="Times New Roman" w:hAnsi="Times New Roman" w:cs="Times New Roman"/>
        </w:rPr>
        <w:t xml:space="preserve">Faculty of Social and </w:t>
      </w:r>
      <w:proofErr w:type="spellStart"/>
      <w:r w:rsidR="00024124" w:rsidRPr="0033184D">
        <w:rPr>
          <w:rFonts w:ascii="Times New Roman" w:hAnsi="Times New Roman" w:cs="Times New Roman"/>
        </w:rPr>
        <w:t>Behavioural</w:t>
      </w:r>
      <w:proofErr w:type="spellEnd"/>
      <w:r w:rsidR="00024124" w:rsidRPr="0033184D">
        <w:rPr>
          <w:rFonts w:ascii="Times New Roman" w:hAnsi="Times New Roman" w:cs="Times New Roman"/>
        </w:rPr>
        <w:t xml:space="preserve"> Sciences, Leiden University, </w:t>
      </w:r>
      <w:r w:rsidR="000365CD">
        <w:rPr>
          <w:rFonts w:ascii="Times New Roman" w:hAnsi="Times New Roman" w:cs="Times New Roman"/>
        </w:rPr>
        <w:t>t</w:t>
      </w:r>
      <w:r w:rsidR="00024124" w:rsidRPr="0033184D">
        <w:rPr>
          <w:rFonts w:ascii="Times New Roman" w:hAnsi="Times New Roman" w:cs="Times New Roman"/>
        </w:rPr>
        <w:t>he Netherlands</w:t>
      </w:r>
      <w:r w:rsidRPr="0033184D">
        <w:rPr>
          <w:rFonts w:ascii="Times New Roman" w:hAnsi="Times New Roman" w:cs="Times New Roman"/>
        </w:rPr>
        <w:t>;</w:t>
      </w:r>
      <w:r w:rsidR="00024124">
        <w:rPr>
          <w:rFonts w:ascii="Times New Roman" w:hAnsi="Times New Roman" w:cs="Times New Roman"/>
        </w:rPr>
        <w:t xml:space="preserve"> 4.</w:t>
      </w:r>
      <w:r w:rsidR="00024124" w:rsidRPr="00024124">
        <w:t xml:space="preserve"> </w:t>
      </w:r>
      <w:r w:rsidR="00024124" w:rsidRPr="00024124">
        <w:rPr>
          <w:rFonts w:ascii="Times New Roman" w:hAnsi="Times New Roman" w:cs="Times New Roman"/>
        </w:rPr>
        <w:t>Neuroimaging center</w:t>
      </w:r>
      <w:r w:rsidR="00B06D9C">
        <w:rPr>
          <w:rFonts w:ascii="Times New Roman" w:hAnsi="Times New Roman" w:cs="Times New Roman"/>
        </w:rPr>
        <w:t xml:space="preserve">, </w:t>
      </w:r>
      <w:r w:rsidR="00024124" w:rsidRPr="00024124">
        <w:rPr>
          <w:rFonts w:ascii="Times New Roman" w:hAnsi="Times New Roman" w:cs="Times New Roman"/>
        </w:rPr>
        <w:t>Dresden University of Technology</w:t>
      </w:r>
      <w:r w:rsidR="00B06D9C">
        <w:rPr>
          <w:rFonts w:ascii="Times New Roman" w:hAnsi="Times New Roman" w:cs="Times New Roman"/>
        </w:rPr>
        <w:t>, Germany</w:t>
      </w:r>
      <w:r w:rsidR="00024124">
        <w:rPr>
          <w:rFonts w:ascii="Times New Roman" w:hAnsi="Times New Roman" w:cs="Times New Roman"/>
        </w:rPr>
        <w:t>;</w:t>
      </w:r>
      <w:r w:rsidR="00B2578F">
        <w:rPr>
          <w:rFonts w:ascii="Times New Roman" w:hAnsi="Times New Roman" w:cs="Times New Roman"/>
        </w:rPr>
        <w:t xml:space="preserve"> </w:t>
      </w:r>
      <w:r w:rsidR="004B697C">
        <w:rPr>
          <w:rFonts w:ascii="Times New Roman" w:hAnsi="Times New Roman" w:cs="Times New Roman"/>
        </w:rPr>
        <w:t xml:space="preserve">5. </w:t>
      </w:r>
      <w:r w:rsidR="00E57944">
        <w:rPr>
          <w:rFonts w:ascii="Times New Roman" w:hAnsi="Times New Roman" w:cs="Times New Roman"/>
        </w:rPr>
        <w:t xml:space="preserve">Department of Family Medicine, </w:t>
      </w:r>
      <w:r w:rsidR="004B697C">
        <w:rPr>
          <w:rFonts w:ascii="Times New Roman" w:hAnsi="Times New Roman" w:cs="Times New Roman"/>
        </w:rPr>
        <w:t xml:space="preserve">Maastricht University, </w:t>
      </w:r>
      <w:r w:rsidR="000365CD">
        <w:rPr>
          <w:rFonts w:ascii="Times New Roman" w:hAnsi="Times New Roman" w:cs="Times New Roman"/>
        </w:rPr>
        <w:t>t</w:t>
      </w:r>
      <w:r w:rsidR="004B697C">
        <w:rPr>
          <w:rFonts w:ascii="Times New Roman" w:hAnsi="Times New Roman" w:cs="Times New Roman"/>
        </w:rPr>
        <w:t>he Netherlands; 6</w:t>
      </w:r>
      <w:r w:rsidR="00024124">
        <w:rPr>
          <w:rFonts w:ascii="Times New Roman" w:hAnsi="Times New Roman" w:cs="Times New Roman"/>
        </w:rPr>
        <w:t xml:space="preserve">. </w:t>
      </w:r>
      <w:r w:rsidR="00024124" w:rsidRPr="00024124">
        <w:rPr>
          <w:rFonts w:ascii="Times New Roman" w:hAnsi="Times New Roman" w:cs="Times New Roman"/>
        </w:rPr>
        <w:t xml:space="preserve">Department of Medicine, Division of Endocrinology, Leiden University Medical Centre, Leiden, </w:t>
      </w:r>
      <w:r w:rsidR="000365CD">
        <w:rPr>
          <w:rFonts w:ascii="Times New Roman" w:hAnsi="Times New Roman" w:cs="Times New Roman"/>
        </w:rPr>
        <w:t>t</w:t>
      </w:r>
      <w:r w:rsidR="00024124" w:rsidRPr="00024124">
        <w:rPr>
          <w:rFonts w:ascii="Times New Roman" w:hAnsi="Times New Roman" w:cs="Times New Roman"/>
        </w:rPr>
        <w:t>he</w:t>
      </w:r>
      <w:r w:rsidR="004B697C">
        <w:rPr>
          <w:rFonts w:ascii="Times New Roman" w:hAnsi="Times New Roman" w:cs="Times New Roman"/>
        </w:rPr>
        <w:t xml:space="preserve"> </w:t>
      </w:r>
      <w:r w:rsidR="00024124" w:rsidRPr="00024124">
        <w:rPr>
          <w:rFonts w:ascii="Times New Roman" w:hAnsi="Times New Roman" w:cs="Times New Roman"/>
        </w:rPr>
        <w:t>Netherlands</w:t>
      </w:r>
      <w:r w:rsidR="00024124">
        <w:rPr>
          <w:rFonts w:ascii="Times New Roman" w:hAnsi="Times New Roman" w:cs="Times New Roman"/>
        </w:rPr>
        <w:t xml:space="preserve">; </w:t>
      </w:r>
      <w:r w:rsidR="004B697C">
        <w:rPr>
          <w:rFonts w:ascii="Times New Roman" w:hAnsi="Times New Roman" w:cs="Times New Roman"/>
        </w:rPr>
        <w:t>7</w:t>
      </w:r>
      <w:r w:rsidR="003D2549">
        <w:rPr>
          <w:rFonts w:ascii="Times New Roman" w:hAnsi="Times New Roman" w:cs="Times New Roman"/>
        </w:rPr>
        <w:t xml:space="preserve">. </w:t>
      </w:r>
      <w:r w:rsidR="003D2549" w:rsidRPr="003D2549">
        <w:rPr>
          <w:rFonts w:ascii="Times New Roman" w:hAnsi="Times New Roman" w:cs="Times New Roman"/>
        </w:rPr>
        <w:t>Department of Internal Medicine, Division of Endocrinology and Metabolic Diseases, Leiden Univ</w:t>
      </w:r>
      <w:r w:rsidR="000365CD">
        <w:rPr>
          <w:rFonts w:ascii="Times New Roman" w:hAnsi="Times New Roman" w:cs="Times New Roman"/>
        </w:rPr>
        <w:t>ersity Medical Center, Leiden, t</w:t>
      </w:r>
      <w:r w:rsidR="003D2549" w:rsidRPr="003D2549">
        <w:rPr>
          <w:rFonts w:ascii="Times New Roman" w:hAnsi="Times New Roman" w:cs="Times New Roman"/>
        </w:rPr>
        <w:t>he Netherlands</w:t>
      </w:r>
      <w:r w:rsidR="003D2549">
        <w:rPr>
          <w:rFonts w:ascii="Times New Roman" w:hAnsi="Times New Roman" w:cs="Times New Roman"/>
        </w:rPr>
        <w:t>;</w:t>
      </w:r>
      <w:r w:rsidR="003D2549" w:rsidRPr="003D2549">
        <w:rPr>
          <w:rFonts w:ascii="Times New Roman" w:hAnsi="Times New Roman" w:cs="Times New Roman"/>
        </w:rPr>
        <w:t xml:space="preserve"> </w:t>
      </w:r>
      <w:r w:rsidR="004B697C">
        <w:rPr>
          <w:rFonts w:ascii="Times New Roman" w:hAnsi="Times New Roman" w:cs="Times New Roman"/>
        </w:rPr>
        <w:t>8</w:t>
      </w:r>
      <w:r w:rsidRPr="0033184D">
        <w:rPr>
          <w:rFonts w:ascii="Times New Roman" w:hAnsi="Times New Roman" w:cs="Times New Roman"/>
        </w:rPr>
        <w:t>. Department of Psychiatry, Leiden University Medical Ce</w:t>
      </w:r>
      <w:r w:rsidR="004B697C">
        <w:rPr>
          <w:rFonts w:ascii="Times New Roman" w:hAnsi="Times New Roman" w:cs="Times New Roman"/>
        </w:rPr>
        <w:t>nter, Leiden, the Netherlands; 9</w:t>
      </w:r>
      <w:r w:rsidRPr="0033184D">
        <w:rPr>
          <w:rFonts w:ascii="Times New Roman" w:hAnsi="Times New Roman" w:cs="Times New Roman"/>
        </w:rPr>
        <w:t>. Medical Delta, Leiden University, Technical University Delft and Erasmus University, the Netherlands</w:t>
      </w:r>
      <w:r w:rsidR="008A7E6F">
        <w:rPr>
          <w:rFonts w:ascii="Times New Roman" w:hAnsi="Times New Roman" w:cs="Times New Roman"/>
        </w:rPr>
        <w:t>.</w:t>
      </w:r>
    </w:p>
    <w:p w14:paraId="5FE3B409" w14:textId="77777777" w:rsidR="00B2578F" w:rsidRPr="0033184D" w:rsidRDefault="00B2578F" w:rsidP="00024124">
      <w:pPr>
        <w:spacing w:before="120" w:after="120" w:line="360" w:lineRule="auto"/>
        <w:contextualSpacing/>
        <w:jc w:val="center"/>
        <w:rPr>
          <w:rFonts w:ascii="Times New Roman" w:hAnsi="Times New Roman" w:cs="Times New Roman"/>
        </w:rPr>
      </w:pPr>
    </w:p>
    <w:p w14:paraId="44428E31" w14:textId="7699F15A" w:rsidR="00DF5441" w:rsidRDefault="00DF5441" w:rsidP="00F870B9">
      <w:pPr>
        <w:spacing w:before="120" w:after="120" w:line="360" w:lineRule="auto"/>
        <w:contextualSpacing/>
        <w:jc w:val="center"/>
        <w:rPr>
          <w:rFonts w:ascii="Times New Roman" w:hAnsi="Times New Roman" w:cs="Times New Roman"/>
          <w:b/>
        </w:rPr>
      </w:pPr>
      <w:r>
        <w:rPr>
          <w:rFonts w:ascii="Times New Roman" w:hAnsi="Times New Roman" w:cs="Times New Roman"/>
          <w:b/>
        </w:rPr>
        <w:t>Abstract</w:t>
      </w:r>
    </w:p>
    <w:p w14:paraId="62299BF4" w14:textId="1AB4E1CE" w:rsidR="004F62E3" w:rsidRPr="004F62E3" w:rsidRDefault="004F62E3" w:rsidP="00DF5441">
      <w:pPr>
        <w:spacing w:before="120" w:after="120" w:line="360" w:lineRule="auto"/>
        <w:contextualSpacing/>
        <w:rPr>
          <w:rFonts w:ascii="Times New Roman" w:hAnsi="Times New Roman" w:cs="Times New Roman"/>
          <w:bCs/>
        </w:rPr>
      </w:pPr>
      <w:r w:rsidRPr="004F62E3">
        <w:rPr>
          <w:rFonts w:ascii="Times New Roman" w:hAnsi="Times New Roman" w:cs="Times New Roman"/>
          <w:b/>
        </w:rPr>
        <w:t>Aims/hypothesis</w:t>
      </w:r>
      <w:r>
        <w:rPr>
          <w:rFonts w:ascii="Times New Roman" w:hAnsi="Times New Roman" w:cs="Times New Roman"/>
          <w:b/>
        </w:rPr>
        <w:t xml:space="preserve">. </w:t>
      </w:r>
      <w:r w:rsidR="00A513DC" w:rsidRPr="007720D5">
        <w:rPr>
          <w:rFonts w:ascii="Times New Roman" w:hAnsi="Times New Roman" w:cs="Times New Roman"/>
        </w:rPr>
        <w:t>P</w:t>
      </w:r>
      <w:r w:rsidR="00A513DC">
        <w:rPr>
          <w:rFonts w:ascii="Times New Roman" w:hAnsi="Times New Roman" w:cs="Times New Roman"/>
          <w:bCs/>
        </w:rPr>
        <w:t xml:space="preserve">harmacological </w:t>
      </w:r>
      <w:r w:rsidR="00F01505">
        <w:rPr>
          <w:rFonts w:ascii="Times New Roman" w:hAnsi="Times New Roman" w:cs="Times New Roman"/>
          <w:bCs/>
        </w:rPr>
        <w:t xml:space="preserve">conditioning </w:t>
      </w:r>
      <w:r w:rsidR="00C45381">
        <w:rPr>
          <w:rFonts w:ascii="Times New Roman" w:hAnsi="Times New Roman" w:cs="Times New Roman"/>
          <w:bCs/>
        </w:rPr>
        <w:t>w</w:t>
      </w:r>
      <w:del w:id="0" w:author="Hilmar Zech" w:date="2022-04-15T11:09:00Z">
        <w:r w:rsidR="00C45381" w:rsidDel="0032543D">
          <w:rPr>
            <w:rFonts w:ascii="Times New Roman" w:hAnsi="Times New Roman" w:cs="Times New Roman"/>
            <w:bCs/>
          </w:rPr>
          <w:delText>h</w:delText>
        </w:r>
      </w:del>
      <w:r w:rsidR="00C45381">
        <w:rPr>
          <w:rFonts w:ascii="Times New Roman" w:hAnsi="Times New Roman" w:cs="Times New Roman"/>
          <w:bCs/>
        </w:rPr>
        <w:t>ere an association is formed between a drug and a conditioned stimulus</w:t>
      </w:r>
      <w:r w:rsidR="003F7798">
        <w:rPr>
          <w:rFonts w:ascii="Times New Roman" w:hAnsi="Times New Roman" w:cs="Times New Roman"/>
          <w:bCs/>
        </w:rPr>
        <w:t xml:space="preserve"> </w:t>
      </w:r>
      <w:r w:rsidR="00C45381">
        <w:rPr>
          <w:rFonts w:ascii="Times New Roman" w:hAnsi="Times New Roman" w:cs="Times New Roman"/>
          <w:bCs/>
        </w:rPr>
        <w:t>(</w:t>
      </w:r>
      <w:r w:rsidR="003F7798">
        <w:rPr>
          <w:rFonts w:ascii="Times New Roman" w:hAnsi="Times New Roman" w:cs="Times New Roman"/>
          <w:bCs/>
        </w:rPr>
        <w:t xml:space="preserve">CS, </w:t>
      </w:r>
      <w:r w:rsidR="00C45381">
        <w:rPr>
          <w:rFonts w:ascii="Times New Roman" w:hAnsi="Times New Roman" w:cs="Times New Roman"/>
          <w:bCs/>
        </w:rPr>
        <w:t xml:space="preserve">e.g., smell) </w:t>
      </w:r>
      <w:r w:rsidR="00F01505">
        <w:rPr>
          <w:rFonts w:ascii="Times New Roman" w:hAnsi="Times New Roman" w:cs="Times New Roman"/>
          <w:bCs/>
        </w:rPr>
        <w:t xml:space="preserve">can influence physiological processes. </w:t>
      </w:r>
      <w:r w:rsidR="00B05E62">
        <w:rPr>
          <w:rFonts w:ascii="Times New Roman" w:hAnsi="Times New Roman" w:cs="Times New Roman"/>
          <w:bCs/>
        </w:rPr>
        <w:t>Evidence</w:t>
      </w:r>
      <w:r w:rsidR="00F01505">
        <w:rPr>
          <w:rFonts w:ascii="Times New Roman" w:hAnsi="Times New Roman" w:cs="Times New Roman"/>
          <w:bCs/>
        </w:rPr>
        <w:t xml:space="preserve"> exists that </w:t>
      </w:r>
      <w:r w:rsidR="00E736EB">
        <w:rPr>
          <w:rFonts w:ascii="Times New Roman" w:hAnsi="Times New Roman" w:cs="Times New Roman"/>
          <w:bCs/>
        </w:rPr>
        <w:t xml:space="preserve">it is possible to </w:t>
      </w:r>
      <w:r w:rsidR="00F01505">
        <w:rPr>
          <w:rFonts w:ascii="Times New Roman" w:hAnsi="Times New Roman" w:cs="Times New Roman"/>
          <w:bCs/>
        </w:rPr>
        <w:t>condition</w:t>
      </w:r>
      <w:r w:rsidR="00E736EB">
        <w:rPr>
          <w:rFonts w:ascii="Times New Roman" w:hAnsi="Times New Roman" w:cs="Times New Roman"/>
          <w:bCs/>
        </w:rPr>
        <w:t xml:space="preserve"> insulin effects </w:t>
      </w:r>
      <w:r w:rsidR="00F01505">
        <w:rPr>
          <w:rFonts w:ascii="Times New Roman" w:hAnsi="Times New Roman" w:cs="Times New Roman"/>
          <w:bCs/>
        </w:rPr>
        <w:t>in both animals and healthy humans</w:t>
      </w:r>
      <w:r w:rsidR="008E0D46">
        <w:rPr>
          <w:rFonts w:ascii="Times New Roman" w:hAnsi="Times New Roman" w:cs="Times New Roman"/>
          <w:bCs/>
        </w:rPr>
        <w:t xml:space="preserve"> but it is unclear whether this can be </w:t>
      </w:r>
      <w:r w:rsidR="00E736EB">
        <w:rPr>
          <w:rFonts w:ascii="Times New Roman" w:hAnsi="Times New Roman" w:cs="Times New Roman"/>
          <w:bCs/>
        </w:rPr>
        <w:t>done</w:t>
      </w:r>
      <w:r w:rsidR="008E0D46">
        <w:rPr>
          <w:rFonts w:ascii="Times New Roman" w:hAnsi="Times New Roman" w:cs="Times New Roman"/>
          <w:bCs/>
        </w:rPr>
        <w:t xml:space="preserve"> in patients as well</w:t>
      </w:r>
      <w:r w:rsidR="00F01505">
        <w:rPr>
          <w:rFonts w:ascii="Times New Roman" w:hAnsi="Times New Roman" w:cs="Times New Roman"/>
          <w:bCs/>
        </w:rPr>
        <w:t>.</w:t>
      </w:r>
      <w:r>
        <w:rPr>
          <w:rFonts w:ascii="Times New Roman" w:hAnsi="Times New Roman" w:cs="Times New Roman"/>
          <w:bCs/>
        </w:rPr>
        <w:t xml:space="preserve"> The aim of this study was to investigate the effects of conditioning with intranasal insulin on blood glucose, insulin, c-peptide, </w:t>
      </w:r>
      <w:r w:rsidR="00C57B52">
        <w:rPr>
          <w:rFonts w:ascii="Times New Roman" w:hAnsi="Times New Roman" w:cs="Times New Roman"/>
          <w:bCs/>
        </w:rPr>
        <w:t>hunger and memory in patients with diabetes type-2 and age</w:t>
      </w:r>
      <w:r w:rsidR="00ED4811">
        <w:rPr>
          <w:rFonts w:ascii="Times New Roman" w:hAnsi="Times New Roman" w:cs="Times New Roman"/>
          <w:bCs/>
        </w:rPr>
        <w:t>-</w:t>
      </w:r>
      <w:r w:rsidR="00C57B52">
        <w:rPr>
          <w:rFonts w:ascii="Times New Roman" w:hAnsi="Times New Roman" w:cs="Times New Roman"/>
          <w:bCs/>
        </w:rPr>
        <w:t xml:space="preserve"> and sex</w:t>
      </w:r>
      <w:r w:rsidR="00ED4811">
        <w:rPr>
          <w:rFonts w:ascii="Times New Roman" w:hAnsi="Times New Roman" w:cs="Times New Roman"/>
          <w:bCs/>
        </w:rPr>
        <w:t>-</w:t>
      </w:r>
      <w:r w:rsidR="00C57B52">
        <w:rPr>
          <w:rFonts w:ascii="Times New Roman" w:hAnsi="Times New Roman" w:cs="Times New Roman"/>
          <w:bCs/>
        </w:rPr>
        <w:t xml:space="preserve">matched healthy controls. </w:t>
      </w:r>
      <w:r w:rsidR="00824F1E">
        <w:rPr>
          <w:rFonts w:ascii="Times New Roman" w:hAnsi="Times New Roman" w:cs="Times New Roman"/>
          <w:bCs/>
        </w:rPr>
        <w:t>Exploratively, we examined sex differences in these effects</w:t>
      </w:r>
      <w:r w:rsidR="007E1CDA">
        <w:rPr>
          <w:rFonts w:ascii="Times New Roman" w:hAnsi="Times New Roman" w:cs="Times New Roman"/>
          <w:bCs/>
        </w:rPr>
        <w:t xml:space="preserve"> </w:t>
      </w:r>
      <w:commentRangeStart w:id="1"/>
      <w:r w:rsidR="007E1CDA">
        <w:rPr>
          <w:rFonts w:ascii="Times New Roman" w:hAnsi="Times New Roman" w:cs="Times New Roman"/>
          <w:bCs/>
        </w:rPr>
        <w:t>and the differences between patients and healthy controls</w:t>
      </w:r>
      <w:commentRangeEnd w:id="1"/>
      <w:r w:rsidR="00E007E0">
        <w:rPr>
          <w:rStyle w:val="CommentReference"/>
          <w:lang w:val="nl-NL"/>
        </w:rPr>
        <w:commentReference w:id="1"/>
      </w:r>
      <w:r w:rsidR="00824F1E">
        <w:rPr>
          <w:rFonts w:ascii="Times New Roman" w:hAnsi="Times New Roman" w:cs="Times New Roman"/>
          <w:bCs/>
        </w:rPr>
        <w:t xml:space="preserve">. </w:t>
      </w:r>
      <w:r w:rsidR="00C57B52">
        <w:rPr>
          <w:rFonts w:ascii="Times New Roman" w:hAnsi="Times New Roman" w:cs="Times New Roman"/>
          <w:bCs/>
        </w:rPr>
        <w:t>We hypothesized that conditioning with insulin would trigger endoge</w:t>
      </w:r>
      <w:r w:rsidR="00F01505">
        <w:rPr>
          <w:rFonts w:ascii="Times New Roman" w:hAnsi="Times New Roman" w:cs="Times New Roman"/>
          <w:bCs/>
        </w:rPr>
        <w:t>nous insulin release, decrease b</w:t>
      </w:r>
      <w:r w:rsidR="00C57B52">
        <w:rPr>
          <w:rFonts w:ascii="Times New Roman" w:hAnsi="Times New Roman" w:cs="Times New Roman"/>
          <w:bCs/>
        </w:rPr>
        <w:t xml:space="preserve">lood glucose and hunger and improve memory. </w:t>
      </w:r>
    </w:p>
    <w:p w14:paraId="5E43E1DC" w14:textId="3F8CEBF4" w:rsidR="004F62E3" w:rsidRPr="00C57B52" w:rsidRDefault="004F62E3" w:rsidP="00DF5441">
      <w:pPr>
        <w:spacing w:before="120" w:after="120" w:line="360" w:lineRule="auto"/>
        <w:contextualSpacing/>
        <w:rPr>
          <w:rFonts w:ascii="Times New Roman" w:hAnsi="Times New Roman" w:cs="Times New Roman"/>
          <w:bCs/>
        </w:rPr>
      </w:pPr>
      <w:r w:rsidRPr="004F62E3">
        <w:rPr>
          <w:rFonts w:ascii="Times New Roman" w:hAnsi="Times New Roman" w:cs="Times New Roman"/>
          <w:b/>
        </w:rPr>
        <w:t>Methods</w:t>
      </w:r>
      <w:r w:rsidR="00C57B52">
        <w:rPr>
          <w:rFonts w:ascii="Times New Roman" w:hAnsi="Times New Roman" w:cs="Times New Roman"/>
          <w:b/>
        </w:rPr>
        <w:t xml:space="preserve">. </w:t>
      </w:r>
      <w:r w:rsidR="00A92DEF">
        <w:rPr>
          <w:rFonts w:ascii="Times New Roman" w:hAnsi="Times New Roman" w:cs="Times New Roman"/>
          <w:bCs/>
        </w:rPr>
        <w:t>In a</w:t>
      </w:r>
      <w:r w:rsidR="00C57B52">
        <w:rPr>
          <w:rFonts w:ascii="Times New Roman" w:hAnsi="Times New Roman" w:cs="Times New Roman"/>
          <w:bCs/>
        </w:rPr>
        <w:t xml:space="preserve"> randomize</w:t>
      </w:r>
      <w:r w:rsidR="00A55100">
        <w:rPr>
          <w:rFonts w:ascii="Times New Roman" w:hAnsi="Times New Roman" w:cs="Times New Roman"/>
          <w:bCs/>
        </w:rPr>
        <w:t>d double-blind controlled trial</w:t>
      </w:r>
      <w:r w:rsidR="00A92DEF">
        <w:rPr>
          <w:rFonts w:ascii="Times New Roman" w:hAnsi="Times New Roman" w:cs="Times New Roman"/>
          <w:bCs/>
        </w:rPr>
        <w:t>, t</w:t>
      </w:r>
      <w:r w:rsidR="00C57B52">
        <w:rPr>
          <w:rFonts w:ascii="Times New Roman" w:hAnsi="Times New Roman" w:cs="Times New Roman"/>
          <w:bCs/>
        </w:rPr>
        <w:t>hirty-two patients with diabetes type-2</w:t>
      </w:r>
      <w:r w:rsidR="003B5CA3">
        <w:rPr>
          <w:rFonts w:ascii="Times New Roman" w:hAnsi="Times New Roman" w:cs="Times New Roman"/>
          <w:bCs/>
        </w:rPr>
        <w:t xml:space="preserve"> (17 </w:t>
      </w:r>
      <w:r w:rsidR="00E736EB">
        <w:rPr>
          <w:rFonts w:ascii="Times New Roman" w:hAnsi="Times New Roman" w:cs="Times New Roman"/>
          <w:bCs/>
        </w:rPr>
        <w:t>males</w:t>
      </w:r>
      <w:r w:rsidR="003B5CA3">
        <w:rPr>
          <w:rFonts w:ascii="Times New Roman" w:hAnsi="Times New Roman" w:cs="Times New Roman"/>
          <w:bCs/>
        </w:rPr>
        <w:t xml:space="preserve">, mean </w:t>
      </w:r>
      <w:r w:rsidR="003B5CA3">
        <w:rPr>
          <w:rFonts w:ascii="Times New Roman" w:hAnsi="Times New Roman" w:cs="Times New Roman"/>
        </w:rPr>
        <w:t>age</w:t>
      </w:r>
      <w:r w:rsidR="00A176E6">
        <w:rPr>
          <w:rFonts w:ascii="Times New Roman" w:hAnsi="Times New Roman" w:cs="Times New Roman"/>
        </w:rPr>
        <w:t>=</w:t>
      </w:r>
      <w:r w:rsidR="003B5CA3">
        <w:rPr>
          <w:rFonts w:ascii="Times New Roman" w:hAnsi="Times New Roman" w:cs="Times New Roman"/>
        </w:rPr>
        <w:t>68.8, SD</w:t>
      </w:r>
      <w:r w:rsidR="00A176E6">
        <w:rPr>
          <w:rFonts w:ascii="Times New Roman" w:hAnsi="Times New Roman" w:cs="Times New Roman"/>
        </w:rPr>
        <w:t>=</w:t>
      </w:r>
      <w:r w:rsidR="003B5CA3">
        <w:rPr>
          <w:rFonts w:ascii="Times New Roman" w:hAnsi="Times New Roman" w:cs="Times New Roman"/>
        </w:rPr>
        <w:t>11.86)</w:t>
      </w:r>
      <w:r w:rsidR="00C57B52">
        <w:rPr>
          <w:rFonts w:ascii="Times New Roman" w:hAnsi="Times New Roman" w:cs="Times New Roman"/>
          <w:bCs/>
        </w:rPr>
        <w:t xml:space="preserve"> and thirty-two healthy controls </w:t>
      </w:r>
      <w:r w:rsidR="003B5CA3">
        <w:rPr>
          <w:rFonts w:ascii="Times New Roman" w:hAnsi="Times New Roman" w:cs="Times New Roman"/>
          <w:bCs/>
        </w:rPr>
        <w:t xml:space="preserve">(17 </w:t>
      </w:r>
      <w:r w:rsidR="00E736EB">
        <w:rPr>
          <w:rFonts w:ascii="Times New Roman" w:hAnsi="Times New Roman" w:cs="Times New Roman"/>
          <w:bCs/>
        </w:rPr>
        <w:t>males</w:t>
      </w:r>
      <w:r w:rsidR="003B5CA3">
        <w:rPr>
          <w:rFonts w:ascii="Times New Roman" w:hAnsi="Times New Roman" w:cs="Times New Roman"/>
          <w:bCs/>
        </w:rPr>
        <w:t xml:space="preserve">, </w:t>
      </w:r>
      <w:r w:rsidR="003B5CA3" w:rsidRPr="002B4401">
        <w:rPr>
          <w:rFonts w:ascii="Times New Roman" w:hAnsi="Times New Roman" w:cs="Times New Roman"/>
        </w:rPr>
        <w:t>mean age</w:t>
      </w:r>
      <w:r w:rsidR="00A176E6">
        <w:rPr>
          <w:rFonts w:ascii="Times New Roman" w:hAnsi="Times New Roman" w:cs="Times New Roman"/>
        </w:rPr>
        <w:t>=</w:t>
      </w:r>
      <w:r w:rsidR="003B5CA3" w:rsidRPr="002B4401">
        <w:rPr>
          <w:rFonts w:ascii="Times New Roman" w:hAnsi="Times New Roman" w:cs="Times New Roman"/>
        </w:rPr>
        <w:t>67.8, SD</w:t>
      </w:r>
      <w:r w:rsidR="00A176E6">
        <w:rPr>
          <w:rFonts w:ascii="Times New Roman" w:hAnsi="Times New Roman" w:cs="Times New Roman"/>
        </w:rPr>
        <w:t>=</w:t>
      </w:r>
      <w:r w:rsidR="003B5CA3" w:rsidRPr="002B4401">
        <w:rPr>
          <w:rFonts w:ascii="Times New Roman" w:hAnsi="Times New Roman" w:cs="Times New Roman"/>
        </w:rPr>
        <w:t>6.12</w:t>
      </w:r>
      <w:r w:rsidR="003B5CA3">
        <w:rPr>
          <w:rFonts w:ascii="Times New Roman" w:hAnsi="Times New Roman" w:cs="Times New Roman"/>
        </w:rPr>
        <w:t xml:space="preserve">) </w:t>
      </w:r>
      <w:r w:rsidR="00C57B52">
        <w:rPr>
          <w:rFonts w:ascii="Times New Roman" w:hAnsi="Times New Roman" w:cs="Times New Roman"/>
          <w:bCs/>
        </w:rPr>
        <w:t xml:space="preserve">were randomly assigned to </w:t>
      </w:r>
      <w:r w:rsidR="008E0D46">
        <w:rPr>
          <w:rFonts w:ascii="Times New Roman" w:hAnsi="Times New Roman" w:cs="Times New Roman"/>
          <w:bCs/>
        </w:rPr>
        <w:t xml:space="preserve">a </w:t>
      </w:r>
      <w:r w:rsidR="00C57B52">
        <w:rPr>
          <w:rFonts w:ascii="Times New Roman" w:hAnsi="Times New Roman" w:cs="Times New Roman"/>
          <w:bCs/>
        </w:rPr>
        <w:t>condition</w:t>
      </w:r>
      <w:r w:rsidR="00E736EB">
        <w:rPr>
          <w:rFonts w:ascii="Times New Roman" w:hAnsi="Times New Roman" w:cs="Times New Roman"/>
          <w:bCs/>
        </w:rPr>
        <w:t xml:space="preserve">ed </w:t>
      </w:r>
      <w:r w:rsidR="00C57B52">
        <w:rPr>
          <w:rFonts w:ascii="Times New Roman" w:hAnsi="Times New Roman" w:cs="Times New Roman"/>
          <w:bCs/>
        </w:rPr>
        <w:t xml:space="preserve">or </w:t>
      </w:r>
      <w:r w:rsidR="008E0D46">
        <w:rPr>
          <w:rFonts w:ascii="Times New Roman" w:hAnsi="Times New Roman" w:cs="Times New Roman"/>
          <w:bCs/>
        </w:rPr>
        <w:t xml:space="preserve">a </w:t>
      </w:r>
      <w:r w:rsidR="00C57B52">
        <w:rPr>
          <w:rFonts w:ascii="Times New Roman" w:hAnsi="Times New Roman" w:cs="Times New Roman"/>
          <w:bCs/>
        </w:rPr>
        <w:t>control group. On day 1, participants in the conditioned group received 6 administrations of 20</w:t>
      </w:r>
      <w:r w:rsidR="002A4658">
        <w:rPr>
          <w:rFonts w:ascii="Times New Roman" w:hAnsi="Times New Roman" w:cs="Times New Roman"/>
          <w:bCs/>
        </w:rPr>
        <w:t xml:space="preserve"> </w:t>
      </w:r>
      <w:r w:rsidR="00E736EB">
        <w:rPr>
          <w:rFonts w:ascii="Times New Roman" w:hAnsi="Times New Roman" w:cs="Times New Roman"/>
          <w:bCs/>
        </w:rPr>
        <w:t>units</w:t>
      </w:r>
      <w:r w:rsidR="00C57B52">
        <w:rPr>
          <w:rFonts w:ascii="Times New Roman" w:hAnsi="Times New Roman" w:cs="Times New Roman"/>
          <w:bCs/>
        </w:rPr>
        <w:t xml:space="preserve"> of intranasal insulin together with a </w:t>
      </w:r>
      <w:r w:rsidR="003F7798">
        <w:rPr>
          <w:rFonts w:ascii="Times New Roman" w:hAnsi="Times New Roman" w:cs="Times New Roman"/>
          <w:bCs/>
        </w:rPr>
        <w:t>CS</w:t>
      </w:r>
      <w:r w:rsidR="00C57B52">
        <w:rPr>
          <w:rFonts w:ascii="Times New Roman" w:hAnsi="Times New Roman" w:cs="Times New Roman"/>
          <w:bCs/>
        </w:rPr>
        <w:t xml:space="preserve"> (smell of rosewood oil) while </w:t>
      </w:r>
      <w:r w:rsidR="00770F07">
        <w:rPr>
          <w:rFonts w:ascii="Times New Roman" w:hAnsi="Times New Roman" w:cs="Times New Roman"/>
          <w:bCs/>
        </w:rPr>
        <w:t xml:space="preserve">the </w:t>
      </w:r>
      <w:r w:rsidR="00C57B52">
        <w:rPr>
          <w:rFonts w:ascii="Times New Roman" w:hAnsi="Times New Roman" w:cs="Times New Roman"/>
          <w:bCs/>
        </w:rPr>
        <w:t>control group received a placebo</w:t>
      </w:r>
      <w:r w:rsidR="00103723">
        <w:rPr>
          <w:rFonts w:ascii="Times New Roman" w:hAnsi="Times New Roman" w:cs="Times New Roman"/>
          <w:bCs/>
        </w:rPr>
        <w:t xml:space="preserve"> with the CS</w:t>
      </w:r>
      <w:r w:rsidR="00C57B52">
        <w:rPr>
          <w:rFonts w:ascii="Times New Roman" w:hAnsi="Times New Roman" w:cs="Times New Roman"/>
          <w:bCs/>
        </w:rPr>
        <w:t>. On day 2, participants in both groups received a</w:t>
      </w:r>
      <w:r w:rsidR="001A3407">
        <w:rPr>
          <w:rFonts w:ascii="Times New Roman" w:hAnsi="Times New Roman" w:cs="Times New Roman"/>
          <w:bCs/>
        </w:rPr>
        <w:t xml:space="preserve"> </w:t>
      </w:r>
      <w:r w:rsidR="00C57B52">
        <w:rPr>
          <w:rFonts w:ascii="Times New Roman" w:hAnsi="Times New Roman" w:cs="Times New Roman"/>
          <w:bCs/>
        </w:rPr>
        <w:t>placebo</w:t>
      </w:r>
      <w:r w:rsidR="001A3407">
        <w:rPr>
          <w:rFonts w:ascii="Times New Roman" w:hAnsi="Times New Roman" w:cs="Times New Roman"/>
          <w:bCs/>
        </w:rPr>
        <w:t xml:space="preserve"> spray</w:t>
      </w:r>
      <w:r w:rsidR="00C57B52">
        <w:rPr>
          <w:rFonts w:ascii="Times New Roman" w:hAnsi="Times New Roman" w:cs="Times New Roman"/>
          <w:bCs/>
        </w:rPr>
        <w:t xml:space="preserve"> with the </w:t>
      </w:r>
      <w:r w:rsidR="003F7798">
        <w:rPr>
          <w:rFonts w:ascii="Times New Roman" w:hAnsi="Times New Roman" w:cs="Times New Roman"/>
          <w:bCs/>
        </w:rPr>
        <w:t>CS</w:t>
      </w:r>
      <w:r w:rsidR="00C57B52">
        <w:rPr>
          <w:rFonts w:ascii="Times New Roman" w:hAnsi="Times New Roman" w:cs="Times New Roman"/>
          <w:bCs/>
        </w:rPr>
        <w:t xml:space="preserve">. Glucose, insulin and c-peptide were measured </w:t>
      </w:r>
      <w:r w:rsidR="003B5CA3">
        <w:rPr>
          <w:rFonts w:ascii="Times New Roman" w:hAnsi="Times New Roman" w:cs="Times New Roman"/>
          <w:bCs/>
        </w:rPr>
        <w:t>in blood throughout the</w:t>
      </w:r>
      <w:r w:rsidR="0022026A">
        <w:rPr>
          <w:rFonts w:ascii="Times New Roman" w:hAnsi="Times New Roman" w:cs="Times New Roman"/>
          <w:bCs/>
        </w:rPr>
        <w:t xml:space="preserve"> </w:t>
      </w:r>
      <w:r w:rsidR="003B5CA3">
        <w:rPr>
          <w:rFonts w:ascii="Times New Roman" w:hAnsi="Times New Roman" w:cs="Times New Roman"/>
          <w:bCs/>
        </w:rPr>
        <w:t>days. H</w:t>
      </w:r>
      <w:r w:rsidR="00E05D32">
        <w:rPr>
          <w:rFonts w:ascii="Times New Roman" w:hAnsi="Times New Roman" w:cs="Times New Roman"/>
          <w:bCs/>
        </w:rPr>
        <w:t xml:space="preserve">unger was measured with </w:t>
      </w:r>
      <w:r w:rsidR="003B5CA3">
        <w:rPr>
          <w:rFonts w:ascii="Times New Roman" w:hAnsi="Times New Roman" w:cs="Times New Roman"/>
          <w:bCs/>
        </w:rPr>
        <w:t xml:space="preserve">a </w:t>
      </w:r>
      <w:r w:rsidR="00E05D32">
        <w:rPr>
          <w:rFonts w:ascii="Times New Roman" w:hAnsi="Times New Roman" w:cs="Times New Roman"/>
          <w:bCs/>
        </w:rPr>
        <w:t>self-report</w:t>
      </w:r>
      <w:r w:rsidR="003B5CA3">
        <w:rPr>
          <w:rFonts w:ascii="Times New Roman" w:hAnsi="Times New Roman" w:cs="Times New Roman"/>
          <w:bCs/>
        </w:rPr>
        <w:t xml:space="preserve"> question</w:t>
      </w:r>
      <w:r w:rsidR="007E1CDA">
        <w:rPr>
          <w:rFonts w:ascii="Times New Roman" w:hAnsi="Times New Roman" w:cs="Times New Roman"/>
          <w:bCs/>
        </w:rPr>
        <w:t xml:space="preserve">, </w:t>
      </w:r>
      <w:ins w:id="2" w:author="Hilmar Zech" w:date="2022-04-15T11:13:00Z">
        <w:r w:rsidR="0020723D">
          <w:rPr>
            <w:rFonts w:ascii="Times New Roman" w:hAnsi="Times New Roman" w:cs="Times New Roman"/>
            <w:bCs/>
          </w:rPr>
          <w:t xml:space="preserve">a mobile </w:t>
        </w:r>
      </w:ins>
      <w:commentRangeStart w:id="3"/>
      <w:r w:rsidR="007E1CDA">
        <w:rPr>
          <w:rFonts w:ascii="Times New Roman" w:hAnsi="Times New Roman" w:cs="Times New Roman"/>
          <w:bCs/>
        </w:rPr>
        <w:t>approach-avoidance</w:t>
      </w:r>
      <w:ins w:id="4" w:author="Hilmar Zech" w:date="2022-04-15T11:13:00Z">
        <w:r w:rsidR="0020723D">
          <w:rPr>
            <w:rFonts w:ascii="Times New Roman" w:hAnsi="Times New Roman" w:cs="Times New Roman"/>
            <w:bCs/>
          </w:rPr>
          <w:t xml:space="preserve"> </w:t>
        </w:r>
      </w:ins>
      <w:del w:id="5" w:author="Hilmar Zech" w:date="2022-04-15T11:13:00Z">
        <w:r w:rsidR="007E1CDA" w:rsidDel="0020723D">
          <w:rPr>
            <w:rFonts w:ascii="Times New Roman" w:hAnsi="Times New Roman" w:cs="Times New Roman"/>
            <w:bCs/>
          </w:rPr>
          <w:delText xml:space="preserve"> </w:delText>
        </w:r>
      </w:del>
      <w:commentRangeEnd w:id="3"/>
      <w:r w:rsidR="0020723D">
        <w:rPr>
          <w:rStyle w:val="CommentReference"/>
          <w:lang w:val="nl-NL"/>
        </w:rPr>
        <w:commentReference w:id="3"/>
      </w:r>
      <w:del w:id="6" w:author="Hilmar Zech" w:date="2022-04-15T11:13:00Z">
        <w:r w:rsidR="007E1CDA" w:rsidDel="0020723D">
          <w:rPr>
            <w:rFonts w:ascii="Times New Roman" w:hAnsi="Times New Roman" w:cs="Times New Roman"/>
            <w:bCs/>
          </w:rPr>
          <w:delText xml:space="preserve">smartphone </w:delText>
        </w:r>
      </w:del>
      <w:r w:rsidR="007E1CDA">
        <w:rPr>
          <w:rFonts w:ascii="Times New Roman" w:hAnsi="Times New Roman" w:cs="Times New Roman"/>
          <w:bCs/>
        </w:rPr>
        <w:t>task</w:t>
      </w:r>
      <w:r w:rsidR="00E05D32">
        <w:rPr>
          <w:rFonts w:ascii="Times New Roman" w:hAnsi="Times New Roman" w:cs="Times New Roman"/>
          <w:bCs/>
        </w:rPr>
        <w:t xml:space="preserve"> and a bogus</w:t>
      </w:r>
      <w:r w:rsidR="001A3407">
        <w:rPr>
          <w:rFonts w:ascii="Times New Roman" w:hAnsi="Times New Roman" w:cs="Times New Roman"/>
          <w:bCs/>
        </w:rPr>
        <w:t xml:space="preserve"> taste</w:t>
      </w:r>
      <w:r w:rsidR="00E05D32">
        <w:rPr>
          <w:rFonts w:ascii="Times New Roman" w:hAnsi="Times New Roman" w:cs="Times New Roman"/>
          <w:bCs/>
        </w:rPr>
        <w:t xml:space="preserve"> test. Memory was measured with </w:t>
      </w:r>
      <w:r w:rsidR="00EE011E">
        <w:rPr>
          <w:rFonts w:ascii="Times New Roman" w:hAnsi="Times New Roman" w:cs="Times New Roman"/>
          <w:bCs/>
        </w:rPr>
        <w:t xml:space="preserve">an </w:t>
      </w:r>
      <w:r w:rsidR="00B05E62">
        <w:rPr>
          <w:rFonts w:ascii="Times New Roman" w:hAnsi="Times New Roman" w:cs="Times New Roman"/>
          <w:bCs/>
        </w:rPr>
        <w:t>a</w:t>
      </w:r>
      <w:r w:rsidR="004A564B" w:rsidRPr="004A564B">
        <w:rPr>
          <w:rFonts w:ascii="Times New Roman" w:hAnsi="Times New Roman" w:cs="Times New Roman"/>
          <w:bCs/>
        </w:rPr>
        <w:t xml:space="preserve">uditory </w:t>
      </w:r>
      <w:r w:rsidR="00B05E62">
        <w:rPr>
          <w:rFonts w:ascii="Times New Roman" w:hAnsi="Times New Roman" w:cs="Times New Roman"/>
          <w:bCs/>
        </w:rPr>
        <w:t>v</w:t>
      </w:r>
      <w:r w:rsidR="004A564B" w:rsidRPr="004A564B">
        <w:rPr>
          <w:rFonts w:ascii="Times New Roman" w:hAnsi="Times New Roman" w:cs="Times New Roman"/>
          <w:bCs/>
        </w:rPr>
        <w:t xml:space="preserve">erbal </w:t>
      </w:r>
      <w:r w:rsidR="00B05E62">
        <w:rPr>
          <w:rFonts w:ascii="Times New Roman" w:hAnsi="Times New Roman" w:cs="Times New Roman"/>
          <w:bCs/>
        </w:rPr>
        <w:t>l</w:t>
      </w:r>
      <w:r w:rsidR="004A564B" w:rsidRPr="004A564B">
        <w:rPr>
          <w:rFonts w:ascii="Times New Roman" w:hAnsi="Times New Roman" w:cs="Times New Roman"/>
          <w:bCs/>
        </w:rPr>
        <w:t xml:space="preserve">earning </w:t>
      </w:r>
      <w:r w:rsidR="00B05E62">
        <w:rPr>
          <w:rFonts w:ascii="Times New Roman" w:hAnsi="Times New Roman" w:cs="Times New Roman"/>
          <w:bCs/>
        </w:rPr>
        <w:t>t</w:t>
      </w:r>
      <w:r w:rsidR="004A564B" w:rsidRPr="004A564B">
        <w:rPr>
          <w:rFonts w:ascii="Times New Roman" w:hAnsi="Times New Roman" w:cs="Times New Roman"/>
          <w:bCs/>
        </w:rPr>
        <w:t>est</w:t>
      </w:r>
      <w:r w:rsidR="001A3407">
        <w:rPr>
          <w:rFonts w:ascii="Times New Roman" w:hAnsi="Times New Roman" w:cs="Times New Roman"/>
          <w:bCs/>
        </w:rPr>
        <w:t>.</w:t>
      </w:r>
    </w:p>
    <w:p w14:paraId="47022605" w14:textId="4A55DCAB" w:rsidR="004F62E3" w:rsidRPr="00E05D32" w:rsidRDefault="004F62E3" w:rsidP="00DF5441">
      <w:pPr>
        <w:spacing w:before="120" w:after="120" w:line="360" w:lineRule="auto"/>
        <w:contextualSpacing/>
        <w:rPr>
          <w:rFonts w:ascii="Times New Roman" w:hAnsi="Times New Roman" w:cs="Times New Roman"/>
          <w:bCs/>
        </w:rPr>
      </w:pPr>
      <w:r w:rsidRPr="004F62E3">
        <w:rPr>
          <w:rFonts w:ascii="Times New Roman" w:hAnsi="Times New Roman" w:cs="Times New Roman"/>
          <w:b/>
        </w:rPr>
        <w:t>Results</w:t>
      </w:r>
      <w:r w:rsidR="00E05D32">
        <w:rPr>
          <w:rFonts w:ascii="Times New Roman" w:hAnsi="Times New Roman" w:cs="Times New Roman"/>
          <w:b/>
        </w:rPr>
        <w:t xml:space="preserve">. </w:t>
      </w:r>
      <w:r w:rsidR="00C6702B">
        <w:rPr>
          <w:rFonts w:ascii="Times New Roman" w:hAnsi="Times New Roman" w:cs="Times New Roman"/>
          <w:bCs/>
        </w:rPr>
        <w:t>Intranasal insulin prevented the drop of glucose levels in patients but not in healthy controls</w:t>
      </w:r>
      <w:r w:rsidR="00943B1D">
        <w:rPr>
          <w:rFonts w:ascii="Times New Roman" w:hAnsi="Times New Roman" w:cs="Times New Roman"/>
          <w:bCs/>
        </w:rPr>
        <w:t xml:space="preserve"> </w:t>
      </w:r>
      <w:r w:rsidR="00124CC7">
        <w:rPr>
          <w:rFonts w:ascii="Times New Roman" w:hAnsi="Times New Roman" w:cs="Times New Roman"/>
          <w:bCs/>
        </w:rPr>
        <w:t>(</w:t>
      </w:r>
      <w:r w:rsidR="00124CC7">
        <w:rPr>
          <w:rFonts w:ascii="Times New Roman" w:hAnsi="Times New Roman" w:cs="Times New Roman"/>
        </w:rPr>
        <w:t>B</w:t>
      </w:r>
      <w:r w:rsidR="00A176E6">
        <w:rPr>
          <w:rFonts w:ascii="Times New Roman" w:hAnsi="Times New Roman" w:cs="Times New Roman"/>
        </w:rPr>
        <w:t>=</w:t>
      </w:r>
      <w:r w:rsidR="00124CC7">
        <w:rPr>
          <w:rFonts w:ascii="Times New Roman" w:hAnsi="Times New Roman" w:cs="Times New Roman"/>
        </w:rPr>
        <w:t>0.03, SE</w:t>
      </w:r>
      <w:r w:rsidR="00A176E6">
        <w:rPr>
          <w:rFonts w:ascii="Times New Roman" w:hAnsi="Times New Roman" w:cs="Times New Roman"/>
        </w:rPr>
        <w:t>=</w:t>
      </w:r>
      <w:r w:rsidR="00124CC7">
        <w:rPr>
          <w:rFonts w:ascii="Times New Roman" w:hAnsi="Times New Roman" w:cs="Times New Roman"/>
        </w:rPr>
        <w:t>0.02, p=. 027)</w:t>
      </w:r>
      <w:r w:rsidR="00C6702B">
        <w:rPr>
          <w:rFonts w:ascii="Times New Roman" w:hAnsi="Times New Roman" w:cs="Times New Roman"/>
          <w:bCs/>
        </w:rPr>
        <w:t xml:space="preserve">, and decreased C-peptide levels in healthy controls and not patients </w:t>
      </w:r>
      <w:r w:rsidR="00B05E62">
        <w:rPr>
          <w:rFonts w:ascii="Times New Roman" w:hAnsi="Times New Roman" w:cs="Times New Roman"/>
        </w:rPr>
        <w:t>(B</w:t>
      </w:r>
      <w:r w:rsidR="00A176E6">
        <w:rPr>
          <w:rFonts w:ascii="Times New Roman" w:hAnsi="Times New Roman" w:cs="Times New Roman"/>
        </w:rPr>
        <w:t>=</w:t>
      </w:r>
      <w:r w:rsidR="00B05E62" w:rsidRPr="006D24C0">
        <w:rPr>
          <w:rFonts w:ascii="Times New Roman" w:hAnsi="Times New Roman" w:cs="Times New Roman"/>
        </w:rPr>
        <w:t>0.01</w:t>
      </w:r>
      <w:r w:rsidR="00B05E62">
        <w:rPr>
          <w:rFonts w:ascii="Times New Roman" w:hAnsi="Times New Roman" w:cs="Times New Roman"/>
        </w:rPr>
        <w:t xml:space="preserve">, </w:t>
      </w:r>
      <w:r w:rsidR="00B05E62">
        <w:rPr>
          <w:rFonts w:ascii="Times New Roman" w:hAnsi="Times New Roman" w:cs="Times New Roman"/>
        </w:rPr>
        <w:lastRenderedPageBreak/>
        <w:t>SE</w:t>
      </w:r>
      <w:r w:rsidR="00A176E6">
        <w:rPr>
          <w:rFonts w:ascii="Times New Roman" w:hAnsi="Times New Roman" w:cs="Times New Roman"/>
        </w:rPr>
        <w:t>=</w:t>
      </w:r>
      <w:r w:rsidR="00B05E62">
        <w:rPr>
          <w:rFonts w:ascii="Times New Roman" w:hAnsi="Times New Roman" w:cs="Times New Roman"/>
        </w:rPr>
        <w:t>0.001</w:t>
      </w:r>
      <w:r w:rsidR="00B05E62" w:rsidRPr="006D24C0">
        <w:rPr>
          <w:rFonts w:ascii="Times New Roman" w:hAnsi="Times New Roman" w:cs="Times New Roman"/>
        </w:rPr>
        <w:t>, p</w:t>
      </w:r>
      <w:r w:rsidR="00A176E6">
        <w:rPr>
          <w:rFonts w:ascii="Times New Roman" w:hAnsi="Times New Roman" w:cs="Times New Roman"/>
        </w:rPr>
        <w:t>=</w:t>
      </w:r>
      <w:r w:rsidR="00B05E62" w:rsidRPr="006D24C0">
        <w:rPr>
          <w:rFonts w:ascii="Times New Roman" w:hAnsi="Times New Roman" w:cs="Times New Roman"/>
        </w:rPr>
        <w:t>0.00</w:t>
      </w:r>
      <w:r w:rsidR="00B05E62">
        <w:rPr>
          <w:rFonts w:ascii="Times New Roman" w:hAnsi="Times New Roman" w:cs="Times New Roman"/>
        </w:rPr>
        <w:t>8</w:t>
      </w:r>
      <w:r w:rsidR="00B05E62" w:rsidRPr="006D24C0">
        <w:rPr>
          <w:rFonts w:ascii="Times New Roman" w:hAnsi="Times New Roman" w:cs="Times New Roman"/>
        </w:rPr>
        <w:t>)</w:t>
      </w:r>
      <w:r w:rsidR="00B05E62">
        <w:rPr>
          <w:rFonts w:ascii="Times New Roman" w:hAnsi="Times New Roman" w:cs="Times New Roman"/>
          <w:bCs/>
        </w:rPr>
        <w:t>.</w:t>
      </w:r>
      <w:r w:rsidR="00943B1D">
        <w:rPr>
          <w:rFonts w:ascii="Times New Roman" w:hAnsi="Times New Roman" w:cs="Times New Roman"/>
          <w:bCs/>
        </w:rPr>
        <w:t xml:space="preserve"> </w:t>
      </w:r>
      <w:r w:rsidR="00C6702B">
        <w:rPr>
          <w:rFonts w:ascii="Times New Roman" w:hAnsi="Times New Roman" w:cs="Times New Roman"/>
          <w:bCs/>
        </w:rPr>
        <w:t>Conditioning with insulin also prevented the drop of blood glucose levels but only in male participants (both healthy and patients)</w:t>
      </w:r>
      <w:r w:rsidR="003F7798">
        <w:rPr>
          <w:rFonts w:ascii="Times New Roman" w:hAnsi="Times New Roman" w:cs="Times New Roman"/>
          <w:bCs/>
        </w:rPr>
        <w:t xml:space="preserve"> (</w:t>
      </w:r>
      <w:r w:rsidR="003F7798">
        <w:rPr>
          <w:rFonts w:ascii="Times New Roman" w:hAnsi="Times New Roman" w:cs="Times New Roman"/>
        </w:rPr>
        <w:t>B</w:t>
      </w:r>
      <w:r w:rsidR="00A176E6">
        <w:rPr>
          <w:rFonts w:ascii="Times New Roman" w:hAnsi="Times New Roman" w:cs="Times New Roman"/>
        </w:rPr>
        <w:t>=</w:t>
      </w:r>
      <w:r w:rsidR="003F7798" w:rsidRPr="004D65DE">
        <w:rPr>
          <w:rFonts w:ascii="Times New Roman" w:hAnsi="Times New Roman" w:cs="Times New Roman"/>
        </w:rPr>
        <w:t>0.00</w:t>
      </w:r>
      <w:r w:rsidR="003F7798">
        <w:rPr>
          <w:rFonts w:ascii="Times New Roman" w:hAnsi="Times New Roman" w:cs="Times New Roman"/>
        </w:rPr>
        <w:t>1, SE</w:t>
      </w:r>
      <w:r w:rsidR="00A176E6">
        <w:rPr>
          <w:rFonts w:ascii="Times New Roman" w:hAnsi="Times New Roman" w:cs="Times New Roman"/>
        </w:rPr>
        <w:t>=</w:t>
      </w:r>
      <w:r w:rsidR="003F7798">
        <w:rPr>
          <w:rFonts w:ascii="Times New Roman" w:hAnsi="Times New Roman" w:cs="Times New Roman"/>
        </w:rPr>
        <w:t>0.0003, p</w:t>
      </w:r>
      <w:r w:rsidR="00A176E6">
        <w:rPr>
          <w:rFonts w:ascii="Times New Roman" w:hAnsi="Times New Roman" w:cs="Times New Roman"/>
        </w:rPr>
        <w:t>=</w:t>
      </w:r>
      <w:r w:rsidR="003F7798" w:rsidRPr="004D65DE">
        <w:rPr>
          <w:rFonts w:ascii="Times New Roman" w:hAnsi="Times New Roman" w:cs="Times New Roman"/>
        </w:rPr>
        <w:t>0.02</w:t>
      </w:r>
      <w:r w:rsidR="003F7798">
        <w:rPr>
          <w:rFonts w:ascii="Times New Roman" w:hAnsi="Times New Roman" w:cs="Times New Roman"/>
        </w:rPr>
        <w:t>4</w:t>
      </w:r>
      <w:r w:rsidR="003F7798">
        <w:rPr>
          <w:rFonts w:ascii="Times New Roman" w:hAnsi="Times New Roman" w:cs="Times New Roman"/>
          <w:bCs/>
        </w:rPr>
        <w:t>)</w:t>
      </w:r>
      <w:r w:rsidR="00C6702B">
        <w:rPr>
          <w:rFonts w:ascii="Times New Roman" w:hAnsi="Times New Roman" w:cs="Times New Roman"/>
          <w:bCs/>
        </w:rPr>
        <w:t>. Moreover, conditioning significantly decreased hunger in healthy participants</w:t>
      </w:r>
      <w:r w:rsidR="00943B1D">
        <w:rPr>
          <w:rFonts w:ascii="Times New Roman" w:hAnsi="Times New Roman" w:cs="Times New Roman"/>
          <w:bCs/>
        </w:rPr>
        <w:t xml:space="preserve"> </w:t>
      </w:r>
      <w:r w:rsidR="003F7798">
        <w:rPr>
          <w:rFonts w:ascii="Times New Roman" w:hAnsi="Times New Roman" w:cs="Times New Roman"/>
        </w:rPr>
        <w:t>(B</w:t>
      </w:r>
      <w:r w:rsidR="00A176E6">
        <w:rPr>
          <w:rFonts w:ascii="Times New Roman" w:hAnsi="Times New Roman" w:cs="Times New Roman"/>
        </w:rPr>
        <w:t>=</w:t>
      </w:r>
      <w:r w:rsidR="003F7798" w:rsidRPr="002C42F8">
        <w:rPr>
          <w:rFonts w:ascii="Times New Roman" w:hAnsi="Times New Roman" w:cs="Times New Roman"/>
        </w:rPr>
        <w:t>0.31</w:t>
      </w:r>
      <w:r w:rsidR="003F7798">
        <w:rPr>
          <w:rFonts w:ascii="Times New Roman" w:hAnsi="Times New Roman" w:cs="Times New Roman"/>
        </w:rPr>
        <w:t>, SE</w:t>
      </w:r>
      <w:r w:rsidR="00A176E6">
        <w:rPr>
          <w:rFonts w:ascii="Times New Roman" w:hAnsi="Times New Roman" w:cs="Times New Roman"/>
        </w:rPr>
        <w:t>=</w:t>
      </w:r>
      <w:r w:rsidR="003F7798" w:rsidRPr="002C42F8">
        <w:rPr>
          <w:rFonts w:ascii="Times New Roman" w:hAnsi="Times New Roman" w:cs="Times New Roman"/>
        </w:rPr>
        <w:t>0.09</w:t>
      </w:r>
      <w:r w:rsidR="003F7798">
        <w:rPr>
          <w:rFonts w:ascii="Times New Roman" w:hAnsi="Times New Roman" w:cs="Times New Roman"/>
        </w:rPr>
        <w:t>, p&lt;</w:t>
      </w:r>
      <w:r w:rsidR="003F7798" w:rsidRPr="002C42F8">
        <w:rPr>
          <w:rFonts w:ascii="Times New Roman" w:hAnsi="Times New Roman" w:cs="Times New Roman"/>
        </w:rPr>
        <w:t xml:space="preserve"> 0.00</w:t>
      </w:r>
      <w:r w:rsidR="003F7798">
        <w:rPr>
          <w:rFonts w:ascii="Times New Roman" w:hAnsi="Times New Roman" w:cs="Times New Roman"/>
        </w:rPr>
        <w:t>1)</w:t>
      </w:r>
      <w:r w:rsidR="00C6702B">
        <w:rPr>
          <w:rFonts w:ascii="Times New Roman" w:hAnsi="Times New Roman" w:cs="Times New Roman"/>
          <w:bCs/>
        </w:rPr>
        <w:t xml:space="preserve">. No effects of intranasal insulin or conditioning were found on insulin, approach-avoidance tendencies, calories eaten and memory. </w:t>
      </w:r>
    </w:p>
    <w:p w14:paraId="1A87D624" w14:textId="607F9C46" w:rsidR="00A706A2" w:rsidRDefault="004F62E3" w:rsidP="00DF5441">
      <w:pPr>
        <w:spacing w:before="120" w:after="120" w:line="360" w:lineRule="auto"/>
        <w:contextualSpacing/>
        <w:rPr>
          <w:rFonts w:ascii="Times New Roman" w:hAnsi="Times New Roman" w:cs="Times New Roman"/>
        </w:rPr>
      </w:pPr>
      <w:r w:rsidRPr="004F62E3">
        <w:rPr>
          <w:rFonts w:ascii="Times New Roman" w:hAnsi="Times New Roman" w:cs="Times New Roman"/>
          <w:b/>
        </w:rPr>
        <w:t>Conclusions/interpretation</w:t>
      </w:r>
      <w:r w:rsidR="00995429">
        <w:rPr>
          <w:rFonts w:ascii="Times New Roman" w:hAnsi="Times New Roman" w:cs="Times New Roman"/>
          <w:b/>
        </w:rPr>
        <w:t>.</w:t>
      </w:r>
      <w:r w:rsidR="00A513DC">
        <w:rPr>
          <w:rFonts w:ascii="Times New Roman" w:hAnsi="Times New Roman" w:cs="Times New Roman"/>
          <w:b/>
        </w:rPr>
        <w:t xml:space="preserve"> </w:t>
      </w:r>
      <w:r w:rsidR="009305DC">
        <w:rPr>
          <w:rFonts w:ascii="Times New Roman" w:hAnsi="Times New Roman" w:cs="Times New Roman"/>
          <w:bCs/>
        </w:rPr>
        <w:t>Our stud</w:t>
      </w:r>
      <w:r w:rsidR="00F01505">
        <w:rPr>
          <w:rFonts w:ascii="Times New Roman" w:hAnsi="Times New Roman" w:cs="Times New Roman"/>
          <w:bCs/>
        </w:rPr>
        <w:t>y</w:t>
      </w:r>
      <w:r w:rsidR="009305DC">
        <w:rPr>
          <w:rFonts w:ascii="Times New Roman" w:hAnsi="Times New Roman" w:cs="Times New Roman"/>
          <w:bCs/>
        </w:rPr>
        <w:t xml:space="preserve"> provides further evidence that conditioning with intranasal insulin might modify blood glucose levels and decrease hunger</w:t>
      </w:r>
      <w:r w:rsidR="00B639EA">
        <w:rPr>
          <w:rFonts w:ascii="Times New Roman" w:hAnsi="Times New Roman" w:cs="Times New Roman"/>
          <w:bCs/>
        </w:rPr>
        <w:t xml:space="preserve">, but </w:t>
      </w:r>
      <w:r w:rsidR="00943B1D">
        <w:rPr>
          <w:rFonts w:ascii="Times New Roman" w:hAnsi="Times New Roman" w:cs="Times New Roman"/>
          <w:bCs/>
        </w:rPr>
        <w:t>its effects differ depending on the health status and sex</w:t>
      </w:r>
      <w:r w:rsidR="009305DC">
        <w:rPr>
          <w:rFonts w:ascii="Times New Roman" w:hAnsi="Times New Roman" w:cs="Times New Roman"/>
          <w:bCs/>
        </w:rPr>
        <w:t>.</w:t>
      </w:r>
      <w:r w:rsidR="00943B1D">
        <w:rPr>
          <w:rFonts w:ascii="Times New Roman" w:hAnsi="Times New Roman" w:cs="Times New Roman"/>
          <w:bCs/>
        </w:rPr>
        <w:t xml:space="preserve"> T</w:t>
      </w:r>
      <w:r w:rsidR="009305DC">
        <w:rPr>
          <w:rFonts w:ascii="Times New Roman" w:hAnsi="Times New Roman" w:cs="Times New Roman"/>
          <w:bCs/>
        </w:rPr>
        <w:t xml:space="preserve">he </w:t>
      </w:r>
      <w:r w:rsidR="00A92DEF">
        <w:rPr>
          <w:rFonts w:ascii="Times New Roman" w:hAnsi="Times New Roman" w:cs="Times New Roman"/>
          <w:bCs/>
        </w:rPr>
        <w:t xml:space="preserve">unexpected </w:t>
      </w:r>
      <w:r w:rsidR="009305DC">
        <w:rPr>
          <w:rFonts w:ascii="Times New Roman" w:hAnsi="Times New Roman" w:cs="Times New Roman"/>
          <w:bCs/>
        </w:rPr>
        <w:t xml:space="preserve">direction of the effects </w:t>
      </w:r>
      <w:r w:rsidR="00D5354F">
        <w:rPr>
          <w:rFonts w:ascii="Times New Roman" w:hAnsi="Times New Roman" w:cs="Times New Roman"/>
          <w:bCs/>
        </w:rPr>
        <w:t xml:space="preserve">of intranasal insulin </w:t>
      </w:r>
      <w:r w:rsidR="009305DC">
        <w:rPr>
          <w:rFonts w:ascii="Times New Roman" w:hAnsi="Times New Roman" w:cs="Times New Roman"/>
          <w:bCs/>
        </w:rPr>
        <w:t xml:space="preserve">on blood glucose </w:t>
      </w:r>
      <w:r w:rsidR="00A92DEF">
        <w:rPr>
          <w:rFonts w:ascii="Times New Roman" w:hAnsi="Times New Roman" w:cs="Times New Roman"/>
          <w:bCs/>
        </w:rPr>
        <w:t xml:space="preserve">might be due </w:t>
      </w:r>
      <w:r w:rsidR="00943B1D">
        <w:rPr>
          <w:rFonts w:ascii="Times New Roman" w:hAnsi="Times New Roman" w:cs="Times New Roman"/>
          <w:bCs/>
        </w:rPr>
        <w:t xml:space="preserve">to the age </w:t>
      </w:r>
      <w:r w:rsidR="00CF79AE">
        <w:rPr>
          <w:rFonts w:ascii="Times New Roman" w:hAnsi="Times New Roman" w:cs="Times New Roman"/>
          <w:bCs/>
        </w:rPr>
        <w:t xml:space="preserve">as our study population was older than </w:t>
      </w:r>
      <w:r w:rsidR="00B05E62">
        <w:rPr>
          <w:rFonts w:ascii="Times New Roman" w:hAnsi="Times New Roman" w:cs="Times New Roman"/>
          <w:bCs/>
        </w:rPr>
        <w:t>participants</w:t>
      </w:r>
      <w:r w:rsidR="00CF79AE">
        <w:rPr>
          <w:rFonts w:ascii="Times New Roman" w:hAnsi="Times New Roman" w:cs="Times New Roman"/>
          <w:bCs/>
        </w:rPr>
        <w:t xml:space="preserve"> from previous research</w:t>
      </w:r>
      <w:r w:rsidR="009305DC">
        <w:rPr>
          <w:rFonts w:ascii="Times New Roman" w:hAnsi="Times New Roman" w:cs="Times New Roman"/>
          <w:bCs/>
        </w:rPr>
        <w:t>.</w:t>
      </w:r>
      <w:r w:rsidR="00F01505">
        <w:rPr>
          <w:rFonts w:ascii="Times New Roman" w:hAnsi="Times New Roman" w:cs="Times New Roman"/>
          <w:bCs/>
        </w:rPr>
        <w:t xml:space="preserve"> </w:t>
      </w:r>
      <w:r w:rsidR="00267C1F">
        <w:rPr>
          <w:rFonts w:ascii="Times New Roman" w:hAnsi="Times New Roman" w:cs="Times New Roman"/>
        </w:rPr>
        <w:t>Conditioning with intranasal insulin might be beneficial for the groups suffering from intensive hunger, but might not be particularly suitable for blood glucose reduction.</w:t>
      </w:r>
      <w:r w:rsidR="00CF79AE">
        <w:rPr>
          <w:rFonts w:ascii="Times New Roman" w:hAnsi="Times New Roman" w:cs="Times New Roman"/>
        </w:rPr>
        <w:t xml:space="preserve"> </w:t>
      </w:r>
      <w:r w:rsidR="008043F0">
        <w:rPr>
          <w:rFonts w:ascii="Times New Roman" w:hAnsi="Times New Roman" w:cs="Times New Roman"/>
          <w:bCs/>
        </w:rPr>
        <w:t>T</w:t>
      </w:r>
      <w:r w:rsidR="00F01505">
        <w:rPr>
          <w:rFonts w:ascii="Times New Roman" w:hAnsi="Times New Roman" w:cs="Times New Roman"/>
          <w:bCs/>
        </w:rPr>
        <w:t xml:space="preserve">o be able to apply conditioning to clinical practice, it </w:t>
      </w:r>
      <w:r w:rsidR="009305DC">
        <w:rPr>
          <w:rFonts w:ascii="Times New Roman" w:hAnsi="Times New Roman" w:cs="Times New Roman"/>
          <w:bCs/>
        </w:rPr>
        <w:t>is important to</w:t>
      </w:r>
      <w:r w:rsidR="00CF79AE">
        <w:rPr>
          <w:rFonts w:ascii="Times New Roman" w:hAnsi="Times New Roman" w:cs="Times New Roman"/>
          <w:bCs/>
        </w:rPr>
        <w:t xml:space="preserve"> </w:t>
      </w:r>
      <w:r w:rsidR="00A706A2">
        <w:rPr>
          <w:rFonts w:ascii="Times New Roman" w:hAnsi="Times New Roman" w:cs="Times New Roman"/>
        </w:rPr>
        <w:t>better understand the action of the drug chosen as an unconditioned stimulu</w:t>
      </w:r>
      <w:r w:rsidR="00B05E62">
        <w:rPr>
          <w:rFonts w:ascii="Times New Roman" w:hAnsi="Times New Roman" w:cs="Times New Roman"/>
        </w:rPr>
        <w:t xml:space="preserve">s as well as the impact of sex and </w:t>
      </w:r>
      <w:r w:rsidR="00A706A2">
        <w:rPr>
          <w:rFonts w:ascii="Times New Roman" w:hAnsi="Times New Roman" w:cs="Times New Roman"/>
        </w:rPr>
        <w:t xml:space="preserve">age. </w:t>
      </w:r>
    </w:p>
    <w:p w14:paraId="41A34E63" w14:textId="26FBA12E" w:rsidR="00FE2092" w:rsidRDefault="00FE2092" w:rsidP="00DF5441">
      <w:pPr>
        <w:spacing w:before="120" w:after="120" w:line="360" w:lineRule="auto"/>
        <w:contextualSpacing/>
        <w:rPr>
          <w:rFonts w:ascii="Times New Roman" w:hAnsi="Times New Roman" w:cs="Times New Roman"/>
          <w:bCs/>
        </w:rPr>
      </w:pPr>
      <w:r w:rsidRPr="00FE2092">
        <w:rPr>
          <w:rFonts w:ascii="Times New Roman" w:hAnsi="Times New Roman" w:cs="Times New Roman"/>
          <w:b/>
        </w:rPr>
        <w:t>Trial registration.</w:t>
      </w:r>
      <w:r>
        <w:rPr>
          <w:rFonts w:ascii="Times New Roman" w:hAnsi="Times New Roman" w:cs="Times New Roman"/>
          <w:b/>
        </w:rPr>
        <w:t xml:space="preserve"> </w:t>
      </w:r>
      <w:r>
        <w:rPr>
          <w:rFonts w:ascii="Times New Roman" w:hAnsi="Times New Roman" w:cs="Times New Roman"/>
          <w:bCs/>
        </w:rPr>
        <w:t xml:space="preserve">The trial was registered </w:t>
      </w:r>
      <w:r w:rsidR="00317FB7">
        <w:rPr>
          <w:rFonts w:ascii="Times New Roman" w:hAnsi="Times New Roman" w:cs="Times New Roman"/>
          <w:bCs/>
        </w:rPr>
        <w:t>in</w:t>
      </w:r>
      <w:r w:rsidRPr="00FE2092">
        <w:rPr>
          <w:rFonts w:ascii="Times New Roman" w:hAnsi="Times New Roman" w:cs="Times New Roman"/>
          <w:bCs/>
        </w:rPr>
        <w:t xml:space="preserve"> the Netherlands Trial Register under a number NL7783 (</w:t>
      </w:r>
      <w:hyperlink r:id="rId9" w:history="1">
        <w:r w:rsidR="00317FB7" w:rsidRPr="00020D84">
          <w:rPr>
            <w:rStyle w:val="Hyperlink"/>
            <w:rFonts w:ascii="Times New Roman" w:hAnsi="Times New Roman" w:cs="Times New Roman"/>
            <w:bCs/>
          </w:rPr>
          <w:t>https://www.trialregister.nl/trial/7783</w:t>
        </w:r>
      </w:hyperlink>
      <w:r w:rsidRPr="00FE2092">
        <w:rPr>
          <w:rFonts w:ascii="Times New Roman" w:hAnsi="Times New Roman" w:cs="Times New Roman"/>
          <w:bCs/>
        </w:rPr>
        <w:t>)</w:t>
      </w:r>
      <w:r w:rsidR="00317FB7">
        <w:rPr>
          <w:rFonts w:ascii="Times New Roman" w:hAnsi="Times New Roman" w:cs="Times New Roman"/>
          <w:bCs/>
        </w:rPr>
        <w:t>.</w:t>
      </w:r>
    </w:p>
    <w:p w14:paraId="1E631D0E" w14:textId="0369D8B3" w:rsidR="00F2073F" w:rsidRDefault="00F2073F" w:rsidP="00DF5441">
      <w:pPr>
        <w:spacing w:before="120" w:after="120" w:line="360" w:lineRule="auto"/>
        <w:contextualSpacing/>
        <w:rPr>
          <w:rFonts w:ascii="Times New Roman" w:hAnsi="Times New Roman" w:cs="Times New Roman"/>
          <w:bCs/>
        </w:rPr>
      </w:pPr>
      <w:r w:rsidRPr="00F2073F">
        <w:rPr>
          <w:rFonts w:ascii="Times New Roman" w:hAnsi="Times New Roman" w:cs="Times New Roman"/>
          <w:b/>
        </w:rPr>
        <w:t>Funding.</w:t>
      </w:r>
      <w:r>
        <w:rPr>
          <w:rFonts w:ascii="Times New Roman" w:hAnsi="Times New Roman" w:cs="Times New Roman"/>
          <w:bCs/>
        </w:rPr>
        <w:t xml:space="preserve"> </w:t>
      </w:r>
      <w:proofErr w:type="spellStart"/>
      <w:r>
        <w:rPr>
          <w:rFonts w:ascii="Times New Roman" w:hAnsi="Times New Roman" w:cs="Times New Roman"/>
          <w:bCs/>
        </w:rPr>
        <w:t>ZonMW</w:t>
      </w:r>
      <w:proofErr w:type="spellEnd"/>
      <w:r>
        <w:rPr>
          <w:rFonts w:ascii="Times New Roman" w:hAnsi="Times New Roman" w:cs="Times New Roman"/>
          <w:bCs/>
        </w:rPr>
        <w:t xml:space="preserve"> and Diabetes Fonds</w:t>
      </w:r>
      <w:r w:rsidR="00B05E62">
        <w:rPr>
          <w:rFonts w:ascii="Times New Roman" w:hAnsi="Times New Roman" w:cs="Times New Roman"/>
          <w:bCs/>
        </w:rPr>
        <w:t>, Diabetes II</w:t>
      </w:r>
      <w:r>
        <w:rPr>
          <w:rFonts w:ascii="Times New Roman" w:hAnsi="Times New Roman" w:cs="Times New Roman"/>
          <w:bCs/>
        </w:rPr>
        <w:t xml:space="preserve"> Breakthrough project</w:t>
      </w:r>
      <w:r w:rsidR="00B05E62">
        <w:rPr>
          <w:rFonts w:ascii="Times New Roman" w:hAnsi="Times New Roman" w:cs="Times New Roman"/>
          <w:bCs/>
        </w:rPr>
        <w:t xml:space="preserve"> (number </w:t>
      </w:r>
      <w:r w:rsidR="00B05E62" w:rsidRPr="00B05E62">
        <w:rPr>
          <w:rFonts w:ascii="Times New Roman" w:hAnsi="Times New Roman" w:cs="Times New Roman"/>
          <w:bCs/>
        </w:rPr>
        <w:t>459001009</w:t>
      </w:r>
      <w:r w:rsidR="00B05E62">
        <w:rPr>
          <w:rFonts w:ascii="Times New Roman" w:hAnsi="Times New Roman" w:cs="Times New Roman"/>
          <w:bCs/>
        </w:rPr>
        <w:t xml:space="preserve">). </w:t>
      </w:r>
    </w:p>
    <w:p w14:paraId="38D730DF" w14:textId="5B9E3249" w:rsidR="00F01505" w:rsidRDefault="00F01505" w:rsidP="00DF5441">
      <w:pPr>
        <w:spacing w:before="120" w:after="120" w:line="360" w:lineRule="auto"/>
        <w:contextualSpacing/>
        <w:rPr>
          <w:rFonts w:ascii="Times New Roman" w:hAnsi="Times New Roman" w:cs="Times New Roman"/>
          <w:bCs/>
        </w:rPr>
      </w:pPr>
    </w:p>
    <w:p w14:paraId="0716EA56" w14:textId="34D89C4F" w:rsidR="00C664F1" w:rsidRPr="002B4401" w:rsidRDefault="00C664F1" w:rsidP="00077B26">
      <w:pPr>
        <w:spacing w:before="120" w:after="120" w:line="360" w:lineRule="auto"/>
        <w:contextualSpacing/>
        <w:jc w:val="center"/>
        <w:rPr>
          <w:rFonts w:ascii="Times New Roman" w:hAnsi="Times New Roman" w:cs="Times New Roman"/>
          <w:b/>
          <w:bCs/>
        </w:rPr>
      </w:pPr>
      <w:r w:rsidRPr="002B4401">
        <w:rPr>
          <w:rFonts w:ascii="Times New Roman" w:hAnsi="Times New Roman" w:cs="Times New Roman"/>
          <w:b/>
          <w:bCs/>
        </w:rPr>
        <w:t>Introduction</w:t>
      </w:r>
    </w:p>
    <w:p w14:paraId="286603F6" w14:textId="0F0370B0" w:rsidR="00D646A2" w:rsidRPr="002B4401" w:rsidRDefault="007F7091" w:rsidP="00F870B9">
      <w:pPr>
        <w:spacing w:before="120" w:after="120" w:line="360" w:lineRule="auto"/>
        <w:contextualSpacing/>
        <w:rPr>
          <w:rFonts w:ascii="Times New Roman" w:hAnsi="Times New Roman" w:cs="Times New Roman"/>
        </w:rPr>
      </w:pPr>
      <w:bookmarkStart w:id="7" w:name="_Hlk97470531"/>
      <w:r w:rsidRPr="002B4401">
        <w:rPr>
          <w:rFonts w:ascii="Times New Roman" w:hAnsi="Times New Roman" w:cs="Times New Roman"/>
        </w:rPr>
        <w:t xml:space="preserve">Accumulating evidence </w:t>
      </w:r>
      <w:r w:rsidR="00A7376F">
        <w:rPr>
          <w:rFonts w:ascii="Times New Roman" w:hAnsi="Times New Roman" w:cs="Times New Roman"/>
        </w:rPr>
        <w:t>suggests</w:t>
      </w:r>
      <w:r w:rsidRPr="002B4401">
        <w:rPr>
          <w:rFonts w:ascii="Times New Roman" w:hAnsi="Times New Roman" w:cs="Times New Roman"/>
        </w:rPr>
        <w:t xml:space="preserve"> that </w:t>
      </w:r>
      <w:r w:rsidR="0004484D">
        <w:rPr>
          <w:rFonts w:ascii="Times New Roman" w:hAnsi="Times New Roman" w:cs="Times New Roman"/>
        </w:rPr>
        <w:t xml:space="preserve">it is possible to </w:t>
      </w:r>
      <w:r w:rsidRPr="002B4401">
        <w:rPr>
          <w:rFonts w:ascii="Times New Roman" w:hAnsi="Times New Roman" w:cs="Times New Roman"/>
        </w:rPr>
        <w:t>modulate endocrine functions</w:t>
      </w:r>
      <w:r w:rsidR="006D6F0A" w:rsidRPr="002B4401">
        <w:rPr>
          <w:rFonts w:ascii="Times New Roman" w:hAnsi="Times New Roman" w:cs="Times New Roman"/>
        </w:rPr>
        <w:t xml:space="preserve"> </w:t>
      </w:r>
      <w:r w:rsidR="0004484D">
        <w:rPr>
          <w:rFonts w:ascii="Times New Roman" w:hAnsi="Times New Roman" w:cs="Times New Roman"/>
        </w:rPr>
        <w:t xml:space="preserve">using classical conditioning </w:t>
      </w:r>
      <w:r w:rsidR="006D6F0A" w:rsidRPr="002B4401">
        <w:rPr>
          <w:rFonts w:ascii="Times New Roman" w:hAnsi="Times New Roman" w:cs="Times New Roman"/>
        </w:rPr>
        <w:fldChar w:fldCharType="begin"/>
      </w:r>
      <w:r w:rsidR="00EA7FEF">
        <w:rPr>
          <w:rFonts w:ascii="Times New Roman" w:hAnsi="Times New Roman" w:cs="Times New Roman"/>
        </w:rPr>
        <w:instrText xml:space="preserve"> ADDIN ZOTERO_ITEM CSL_CITATION {"citationID":"wrcGLU1U","properties":{"formattedCitation":"[1, 2]","plainCitation":"[1, 2]","noteIndex":0},"citationItems":[{"id":687,"uris":["http://zotero.org/users/5869905/items/I28QMSH8"],"itemData":{"id":687,"type":"article-journal","abstract":"BACKGROUND: Conditioned pharmacological effects may provide relevant clinical opportunities to improve treatment for patients with a variety of conditions. The aim of this systematic review was to create an overview of studies in this field of research and to investigate whether specific characteristics of the study design make for successful conditioning.\nMETHODS: The protocol of this review was registered in Prospero (PROSPERO 2015: CRD42015024148). A systematic literature search was conducted in the databases PubMed, Embase, and PsychInfo. Studies were included if they were placebo-controlled trials in humans in which the effects of a pharmacological agent on immune or endocrine outcomes (e.g., interleukin-2 and cortisol) were conditioned, using a specific conditioned stimulus. The risk of bias of each study was assessed using the Cochrane risk-of-bias tool.\nRESULTS: The final selection included 16 studies. Overall, those studies indicate that conditioning of immunosuppression, conditioning of allergic responses, and conditioning of insulin and glycemic responses is possible. Regarding immunostimulants, antiallergic effects, and cortisol conditioning, the preliminary results are promising, but additional studies are needed.\nCONCLUSIONS: This systematic review shows classical conditioning of immune and endocrine responses for various pharmaceutical substances. The studies reviewed here indicate that the number of acquisition and evocation sessions, and characteristics of the unconditioned and conditioned stimuli, are important determinants of the effectiveness of pharmacological conditioning on immune and endocrine parameters. In the future, conditioned pharmacological effects may be used clinically as adjunct therapy in various patient populations.","container-title":"Psychotherapy and Psychosomatics","DOI":"10.1159/000449470","ISSN":"1423-0348","issue":"2","journalAbbreviation":"Psychother Psychosom","language":"eng","note":"PMID: 28183096","page":"99-107","title":"Conditioning Immune and Endocrine Parameters in Humans: A Systematic Review","volume":"86","author":[{"family":"Tekampe","given":"Judith"},{"family":"Middendorp","given":"Henriët","non-dropping-particle":"van"},{"family":"Meeuwis","given":"Stefanie H."},{"family":"Leusden","given":"Jelle W. R.","non-dropping-particle":"van"},{"family":"Pacheco-López","given":"Gustavo"},{"family":"Hermus","given":"Ad R. M. M."},{"family":"Evers","given":"Andrea W. M."}],"issued":{"date-parts":[["2017"]]}}},{"id":247,"uris":["http://zotero.org/users/5869905/items/5SULMXDQ"],"itemData":{"id":247,"type":"article-journal","abstract":"In contrast to classical conditioning of physiological responses such as immune responses and drug effects, only a limited number of studies investigated classical conditioning of endocrine responses. The present paper is the first systematic review that integrates evidence from animal and human trials regarding the possibility to condition the endocrine responses. Twenty-six animal and eight human studies were included in the review. We demonstrated that there is accumulating evidence that classical conditioning processes are able to influence specific endocrine responses, such as cortocosterone/cortisol and insulin, while more limited evidence exists for other hormones. Animal and human studies were generally consistent in their findings; however, the limited number of human studies makes it difficult to generalize and translate the results of animal research to humans. Next to methodological recommendations for future studies, we suggest several ways how classically conditioned endocrine responses can be used in clinical practice.","container-title":"Frontiers in Neuroendocrinology","DOI":"10.1016/j.yfrne.2018.12.005","ISSN":"1095-6808","journalAbbreviation":"Front Neuroendocrinol","language":"eng","note":"PMID: 30590067","page":"206-218","title":"Conditioned hormonal responses: A systematic review in animals and humans","volume":"52","author":[{"family":"Skvortsova","given":"Aleksandrina"},{"family":"Veldhuijzen","given":"Dieuwke S."},{"family":"Kloosterman","given":"Iris E. M."},{"family":"Meijer","given":"Onno C."},{"family":"Middendorp","given":"Henriët","non-dropping-particle":"van"},{"family":"Pacheco-Lopez","given":"Gustavo"},{"family":"Evers","given":"Andrea W. M."}],"issued":{"date-parts":[["2019"]]}}}],"schema":"https://github.com/citation-style-language/schema/raw/master/csl-citation.json"} </w:instrText>
      </w:r>
      <w:r w:rsidR="006D6F0A" w:rsidRPr="002B4401">
        <w:rPr>
          <w:rFonts w:ascii="Times New Roman" w:hAnsi="Times New Roman" w:cs="Times New Roman"/>
        </w:rPr>
        <w:fldChar w:fldCharType="separate"/>
      </w:r>
      <w:r w:rsidR="008279EE" w:rsidRPr="008279EE">
        <w:rPr>
          <w:rFonts w:ascii="Times New Roman" w:hAnsi="Times New Roman" w:cs="Times New Roman"/>
        </w:rPr>
        <w:t>[1, 2]</w:t>
      </w:r>
      <w:r w:rsidR="006D6F0A" w:rsidRPr="002B4401">
        <w:rPr>
          <w:rFonts w:ascii="Times New Roman" w:hAnsi="Times New Roman" w:cs="Times New Roman"/>
        </w:rPr>
        <w:fldChar w:fldCharType="end"/>
      </w:r>
      <w:r w:rsidRPr="002B4401">
        <w:rPr>
          <w:rFonts w:ascii="Times New Roman" w:hAnsi="Times New Roman" w:cs="Times New Roman"/>
        </w:rPr>
        <w:t xml:space="preserve">. Such </w:t>
      </w:r>
      <w:r w:rsidR="0004484D">
        <w:rPr>
          <w:rFonts w:ascii="Times New Roman" w:hAnsi="Times New Roman" w:cs="Times New Roman"/>
        </w:rPr>
        <w:t>conditioned</w:t>
      </w:r>
      <w:r w:rsidRPr="002B4401">
        <w:rPr>
          <w:rFonts w:ascii="Times New Roman" w:hAnsi="Times New Roman" w:cs="Times New Roman"/>
        </w:rPr>
        <w:t xml:space="preserve"> effects are usually induced by pharmacological conditioning: coupling of </w:t>
      </w:r>
      <w:r w:rsidR="008279EE">
        <w:rPr>
          <w:rFonts w:ascii="Times New Roman" w:hAnsi="Times New Roman" w:cs="Times New Roman"/>
        </w:rPr>
        <w:t xml:space="preserve">an </w:t>
      </w:r>
      <w:r w:rsidRPr="002B4401">
        <w:rPr>
          <w:rFonts w:ascii="Times New Roman" w:hAnsi="Times New Roman" w:cs="Times New Roman"/>
        </w:rPr>
        <w:t>active medication (unconditioned stimulus, US) with an initially neutral stim</w:t>
      </w:r>
      <w:r w:rsidR="0004484D">
        <w:rPr>
          <w:rFonts w:ascii="Times New Roman" w:hAnsi="Times New Roman" w:cs="Times New Roman"/>
        </w:rPr>
        <w:t>ulus (conditioned stimulus, CS</w:t>
      </w:r>
      <w:r w:rsidR="0022026A">
        <w:rPr>
          <w:rFonts w:ascii="Times New Roman" w:hAnsi="Times New Roman" w:cs="Times New Roman"/>
        </w:rPr>
        <w:t>)</w:t>
      </w:r>
      <w:r w:rsidR="0004484D">
        <w:rPr>
          <w:rFonts w:ascii="Times New Roman" w:hAnsi="Times New Roman" w:cs="Times New Roman"/>
        </w:rPr>
        <w:t xml:space="preserve">. </w:t>
      </w:r>
      <w:r w:rsidR="00D646A2" w:rsidRPr="002B4401">
        <w:rPr>
          <w:rFonts w:ascii="Times New Roman" w:hAnsi="Times New Roman" w:cs="Times New Roman"/>
        </w:rPr>
        <w:t>In case of endocrine conditioning, hormonal-stimulating</w:t>
      </w:r>
      <w:r w:rsidR="0004484D">
        <w:rPr>
          <w:rFonts w:ascii="Times New Roman" w:hAnsi="Times New Roman" w:cs="Times New Roman"/>
        </w:rPr>
        <w:t xml:space="preserve"> or inhibiting</w:t>
      </w:r>
      <w:r w:rsidR="00D646A2" w:rsidRPr="002B4401">
        <w:rPr>
          <w:rFonts w:ascii="Times New Roman" w:hAnsi="Times New Roman" w:cs="Times New Roman"/>
        </w:rPr>
        <w:t xml:space="preserve"> medication (US) gets </w:t>
      </w:r>
      <w:r w:rsidR="004A1069">
        <w:rPr>
          <w:rFonts w:ascii="Times New Roman" w:hAnsi="Times New Roman" w:cs="Times New Roman"/>
        </w:rPr>
        <w:t xml:space="preserve">associated </w:t>
      </w:r>
      <w:r w:rsidR="00D646A2" w:rsidRPr="002B4401">
        <w:rPr>
          <w:rFonts w:ascii="Times New Roman" w:hAnsi="Times New Roman" w:cs="Times New Roman"/>
        </w:rPr>
        <w:t xml:space="preserve">with a CS, and later the mere presentation of the CS alone leads to </w:t>
      </w:r>
      <w:r w:rsidR="00ED4811">
        <w:rPr>
          <w:rFonts w:ascii="Times New Roman" w:hAnsi="Times New Roman" w:cs="Times New Roman"/>
        </w:rPr>
        <w:t>changes in</w:t>
      </w:r>
      <w:r w:rsidR="004A1069">
        <w:rPr>
          <w:rFonts w:ascii="Times New Roman" w:hAnsi="Times New Roman" w:cs="Times New Roman"/>
        </w:rPr>
        <w:t xml:space="preserve"> </w:t>
      </w:r>
      <w:r w:rsidR="00ED4811">
        <w:rPr>
          <w:rFonts w:ascii="Times New Roman" w:hAnsi="Times New Roman" w:cs="Times New Roman"/>
        </w:rPr>
        <w:t>hormone levels</w:t>
      </w:r>
      <w:r w:rsidR="004A1069">
        <w:rPr>
          <w:rFonts w:ascii="Times New Roman" w:hAnsi="Times New Roman" w:cs="Times New Roman"/>
        </w:rPr>
        <w:t xml:space="preserve"> or effects associated with this hormone</w:t>
      </w:r>
      <w:r w:rsidR="00D646A2" w:rsidRPr="002B4401">
        <w:rPr>
          <w:rFonts w:ascii="Times New Roman" w:hAnsi="Times New Roman" w:cs="Times New Roman"/>
        </w:rPr>
        <w:t xml:space="preserve">. </w:t>
      </w:r>
    </w:p>
    <w:bookmarkEnd w:id="7"/>
    <w:p w14:paraId="7286F353" w14:textId="403B82B2" w:rsidR="00013334" w:rsidRPr="002B4401" w:rsidRDefault="00D646A2" w:rsidP="00F870B9">
      <w:pPr>
        <w:spacing w:before="120" w:after="120" w:line="360" w:lineRule="auto"/>
        <w:contextualSpacing/>
        <w:rPr>
          <w:rFonts w:ascii="Times New Roman" w:hAnsi="Times New Roman" w:cs="Times New Roman"/>
        </w:rPr>
      </w:pPr>
      <w:r w:rsidRPr="002B4401">
        <w:rPr>
          <w:rFonts w:ascii="Times New Roman" w:hAnsi="Times New Roman" w:cs="Times New Roman"/>
        </w:rPr>
        <w:t>The most convincing evidence on endocrine conditioning</w:t>
      </w:r>
      <w:r w:rsidR="004A1069">
        <w:rPr>
          <w:rFonts w:ascii="Times New Roman" w:hAnsi="Times New Roman" w:cs="Times New Roman"/>
        </w:rPr>
        <w:t xml:space="preserve"> comes from studies on the conditioning </w:t>
      </w:r>
      <w:r w:rsidRPr="002B4401">
        <w:rPr>
          <w:rFonts w:ascii="Times New Roman" w:hAnsi="Times New Roman" w:cs="Times New Roman"/>
        </w:rPr>
        <w:t>of insulin</w:t>
      </w:r>
      <w:r w:rsidR="00D5354F">
        <w:rPr>
          <w:rFonts w:ascii="Times New Roman" w:hAnsi="Times New Roman" w:cs="Times New Roman"/>
        </w:rPr>
        <w:t xml:space="preserve"> and glucose</w:t>
      </w:r>
      <w:r w:rsidRPr="002B4401">
        <w:rPr>
          <w:rFonts w:ascii="Times New Roman" w:hAnsi="Times New Roman" w:cs="Times New Roman"/>
        </w:rPr>
        <w:t xml:space="preserve"> responses</w:t>
      </w:r>
      <w:r w:rsidR="0022026A">
        <w:rPr>
          <w:rFonts w:ascii="Times New Roman" w:hAnsi="Times New Roman" w:cs="Times New Roman"/>
        </w:rPr>
        <w:t xml:space="preserve"> in animals and</w:t>
      </w:r>
      <w:r w:rsidR="004A1069">
        <w:rPr>
          <w:rFonts w:ascii="Times New Roman" w:hAnsi="Times New Roman" w:cs="Times New Roman"/>
        </w:rPr>
        <w:t xml:space="preserve"> healthy</w:t>
      </w:r>
      <w:r w:rsidR="0022026A">
        <w:rPr>
          <w:rFonts w:ascii="Times New Roman" w:hAnsi="Times New Roman" w:cs="Times New Roman"/>
        </w:rPr>
        <w:t xml:space="preserve"> humans </w:t>
      </w:r>
      <w:r w:rsidR="006D6F0A" w:rsidRPr="002B4401">
        <w:rPr>
          <w:rFonts w:ascii="Times New Roman" w:hAnsi="Times New Roman" w:cs="Times New Roman"/>
        </w:rPr>
        <w:fldChar w:fldCharType="begin"/>
      </w:r>
      <w:r w:rsidR="009220A1">
        <w:rPr>
          <w:rFonts w:ascii="Times New Roman" w:hAnsi="Times New Roman" w:cs="Times New Roman"/>
        </w:rPr>
        <w:instrText xml:space="preserve"> ADDIN ZOTERO_ITEM CSL_CITATION {"citationID":"IzLXqJho","properties":{"formattedCitation":"[3\\uc0\\u8211{}6]","plainCitation":"[3–6]","noteIndex":0},"citationItems":[{"id":3368,"uris":["http://zotero.org/users/5869905/items/C2R8ZIRM"],"itemData":{"id":3368,"type":"article-journal","container-title":"Physiology &amp; behavior","issue":"1","page":"31–38","source":"Google Scholar","title":"Unconditioned and conditioned effects of intravenous insulin and glucose on heart rate variability in healthy men","volume":"103","author":[{"family":"Stockhorst","given":"Ursula"},{"family":"Huenig","given":"Anja"},{"family":"Ziegler","given":"Dan"},{"family":"Scherbaum","given":"Werner A."}],"issued":{"date-parts":[["2011"]]}}},{"id":3369,"uris":["http://zotero.org/users/5869905/items/NJQWGKU7"],"itemData":{"id":3369,"type":"article-journal","container-title":"Behavioural brain research","issue":"1-2","page":"143–159","source":"Google Scholar","title":"Classically conditioned responses following repeated insulin and glucose administration in humans","volume":"110","author":[{"family":"Stockhorst","given":"Ursula"},{"family":"Steingrüber","given":"Hans-Joachim"},{"family":"Scherbaum","given":"Werner A."}],"issued":{"date-parts":[["2000"]]}}},{"id":3370,"uris":["http://zotero.org/users/5869905/items/5AFTWZ2M"],"itemData":{"id":3370,"type":"article-journal","container-title":"Diabetologia","issue":"6","page":"1502–1506","source":"Google Scholar","title":"Unconditioned and conditioned effects of intranasally administered insulin vs placebo in healthy men: a randomised controlled trial","title-short":"Unconditioned and conditioned effects of intranasally administered insulin vs placebo in healthy men","volume":"54","author":[{"family":"Stockhorst","given":"U."},{"family":"De Fries","given":"D."},{"family":"Steingrueber","given":"H.-J."},{"family":"Scherbaum","given":"W. A."}],"issued":{"date-parts":[["2011"]]}}},{"id":3372,"uris":["http://zotero.org/users/5869905/items/LWA5I7AZ"],"itemData":{"id":3372,"type":"article-journal","container-title":"Psychosomatic medicine","issue":"4","page":"424–435","source":"Google Scholar","title":"Classical conditioning of insulin effects in healthy humans","volume":"61","author":[{"family":"Stockhorst","given":"Ursula"},{"family":"Gritzmann","given":"Eva"},{"family":"Klopp","given":"Kerstin"},{"family":"Schottenfeld-Naor","given":"Yolanda"},{"family":"Hubinger","given":"Achim"},{"family":"Berresheim","given":"Hans-Walter"},{"family":"Steingruber","given":"Hans-Joachim"},{"family":"Gries","given":"Friedrich Arnold"}],"issued":{"date-parts":[["1999"]]}}}],"schema":"https://github.com/citation-style-language/schema/raw/master/csl-citation.json"} </w:instrText>
      </w:r>
      <w:r w:rsidR="006D6F0A" w:rsidRPr="002B4401">
        <w:rPr>
          <w:rFonts w:ascii="Times New Roman" w:hAnsi="Times New Roman" w:cs="Times New Roman"/>
        </w:rPr>
        <w:fldChar w:fldCharType="separate"/>
      </w:r>
      <w:r w:rsidR="009220A1" w:rsidRPr="009220A1">
        <w:rPr>
          <w:rFonts w:ascii="Times New Roman" w:hAnsi="Times New Roman" w:cs="Times New Roman"/>
          <w:szCs w:val="24"/>
        </w:rPr>
        <w:t>[3–6]</w:t>
      </w:r>
      <w:r w:rsidR="006D6F0A" w:rsidRPr="002B4401">
        <w:rPr>
          <w:rFonts w:ascii="Times New Roman" w:hAnsi="Times New Roman" w:cs="Times New Roman"/>
        </w:rPr>
        <w:fldChar w:fldCharType="end"/>
      </w:r>
      <w:r w:rsidRPr="002B4401">
        <w:rPr>
          <w:rFonts w:ascii="Times New Roman" w:hAnsi="Times New Roman" w:cs="Times New Roman"/>
        </w:rPr>
        <w:t>.</w:t>
      </w:r>
      <w:r w:rsidR="00ED7C22">
        <w:rPr>
          <w:rFonts w:ascii="Times New Roman" w:hAnsi="Times New Roman" w:cs="Times New Roman"/>
        </w:rPr>
        <w:t xml:space="preserve"> </w:t>
      </w:r>
      <w:r w:rsidR="00013334" w:rsidRPr="002B4401">
        <w:rPr>
          <w:rFonts w:ascii="Times New Roman" w:hAnsi="Times New Roman" w:cs="Times New Roman"/>
        </w:rPr>
        <w:t xml:space="preserve">Insulin and glucose responses seem to be particularly malleable by the mechanisms of classical conditioning </w:t>
      </w:r>
      <w:r w:rsidR="00013334" w:rsidRPr="002B4401">
        <w:rPr>
          <w:rFonts w:ascii="Times New Roman" w:hAnsi="Times New Roman" w:cs="Times New Roman"/>
        </w:rPr>
        <w:fldChar w:fldCharType="begin"/>
      </w:r>
      <w:r w:rsidR="00EA7FEF">
        <w:rPr>
          <w:rFonts w:ascii="Times New Roman" w:hAnsi="Times New Roman" w:cs="Times New Roman"/>
        </w:rPr>
        <w:instrText xml:space="preserve"> ADDIN ZOTERO_ITEM CSL_CITATION {"citationID":"3Q6tDUma","properties":{"formattedCitation":"[2]","plainCitation":"[2]","noteIndex":0},"citationItems":[{"id":247,"uris":["http://zotero.org/users/5869905/items/5SULMXDQ"],"itemData":{"id":247,"type":"article-journal","abstract":"In contrast to classical conditioning of physiological responses such as immune responses and drug effects, only a limited number of studies investigated classical conditioning of endocrine responses. The present paper is the first systematic review that integrates evidence from animal and human trials regarding the possibility to condition the endocrine responses. Twenty-six animal and eight human studies were included in the review. We demonstrated that there is accumulating evidence that classical conditioning processes are able to influence specific endocrine responses, such as cortocosterone/cortisol and insulin, while more limited evidence exists for other hormones. Animal and human studies were generally consistent in their findings; however, the limited number of human studies makes it difficult to generalize and translate the results of animal research to humans. Next to methodological recommendations for future studies, we suggest several ways how classically conditioned endocrine responses can be used in clinical practice.","container-title":"Frontiers in Neuroendocrinology","DOI":"10.1016/j.yfrne.2018.12.005","ISSN":"1095-6808","journalAbbreviation":"Front Neuroendocrinol","language":"eng","note":"PMID: 30590067","page":"206-218","title":"Conditioned hormonal responses: A systematic review in animals and humans","volume":"52","author":[{"family":"Skvortsova","given":"Aleksandrina"},{"family":"Veldhuijzen","given":"Dieuwke S."},{"family":"Kloosterman","given":"Iris E. M."},{"family":"Meijer","given":"Onno C."},{"family":"Middendorp","given":"Henriët","non-dropping-particle":"van"},{"family":"Pacheco-Lopez","given":"Gustavo"},{"family":"Evers","given":"Andrea W. M."}],"issued":{"date-parts":[["2019"]]}}}],"schema":"https://github.com/citation-style-language/schema/raw/master/csl-citation.json"} </w:instrText>
      </w:r>
      <w:r w:rsidR="00013334" w:rsidRPr="002B4401">
        <w:rPr>
          <w:rFonts w:ascii="Times New Roman" w:hAnsi="Times New Roman" w:cs="Times New Roman"/>
        </w:rPr>
        <w:fldChar w:fldCharType="separate"/>
      </w:r>
      <w:r w:rsidR="008279EE" w:rsidRPr="008279EE">
        <w:rPr>
          <w:rFonts w:ascii="Times New Roman" w:hAnsi="Times New Roman" w:cs="Times New Roman"/>
        </w:rPr>
        <w:t>[2]</w:t>
      </w:r>
      <w:r w:rsidR="00013334" w:rsidRPr="002B4401">
        <w:rPr>
          <w:rFonts w:ascii="Times New Roman" w:hAnsi="Times New Roman" w:cs="Times New Roman"/>
        </w:rPr>
        <w:fldChar w:fldCharType="end"/>
      </w:r>
      <w:r w:rsidR="00013334" w:rsidRPr="002B4401">
        <w:rPr>
          <w:rFonts w:ascii="Times New Roman" w:hAnsi="Times New Roman" w:cs="Times New Roman"/>
        </w:rPr>
        <w:t xml:space="preserve">, probably due to their important </w:t>
      </w:r>
      <w:r w:rsidR="000C3789">
        <w:rPr>
          <w:rFonts w:ascii="Times New Roman" w:hAnsi="Times New Roman" w:cs="Times New Roman"/>
        </w:rPr>
        <w:t xml:space="preserve">acute </w:t>
      </w:r>
      <w:r w:rsidR="00013334" w:rsidRPr="002B4401">
        <w:rPr>
          <w:rFonts w:ascii="Times New Roman" w:hAnsi="Times New Roman" w:cs="Times New Roman"/>
        </w:rPr>
        <w:t>homeostatic function</w:t>
      </w:r>
      <w:r w:rsidR="00B82B9E" w:rsidRPr="002B4401">
        <w:rPr>
          <w:rFonts w:ascii="Times New Roman" w:hAnsi="Times New Roman" w:cs="Times New Roman"/>
        </w:rPr>
        <w:t>s</w:t>
      </w:r>
      <w:r w:rsidR="0004484D">
        <w:rPr>
          <w:rFonts w:ascii="Times New Roman" w:hAnsi="Times New Roman" w:cs="Times New Roman"/>
        </w:rPr>
        <w:t xml:space="preserve"> aimed at maintaining metabolism</w:t>
      </w:r>
      <w:r w:rsidR="00013334" w:rsidRPr="002B4401">
        <w:rPr>
          <w:rFonts w:ascii="Times New Roman" w:hAnsi="Times New Roman" w:cs="Times New Roman"/>
        </w:rPr>
        <w:t xml:space="preserve">. </w:t>
      </w:r>
      <w:r w:rsidR="00B26C6C">
        <w:rPr>
          <w:rFonts w:ascii="Times New Roman" w:hAnsi="Times New Roman" w:cs="Times New Roman"/>
        </w:rPr>
        <w:t>Experimental</w:t>
      </w:r>
      <w:r w:rsidR="00013334" w:rsidRPr="002B4401">
        <w:rPr>
          <w:rFonts w:ascii="Times New Roman" w:hAnsi="Times New Roman" w:cs="Times New Roman"/>
        </w:rPr>
        <w:t xml:space="preserve"> studies demonstrated that coupling </w:t>
      </w:r>
      <w:r w:rsidR="00B26C6C">
        <w:rPr>
          <w:rFonts w:ascii="Times New Roman" w:hAnsi="Times New Roman" w:cs="Times New Roman"/>
        </w:rPr>
        <w:t xml:space="preserve">of </w:t>
      </w:r>
      <w:r w:rsidR="00013334" w:rsidRPr="002B4401">
        <w:rPr>
          <w:rFonts w:ascii="Times New Roman" w:hAnsi="Times New Roman" w:cs="Times New Roman"/>
        </w:rPr>
        <w:t xml:space="preserve">food with any neutral stimuli, such as sound or light, can trigger conditioned insulin release </w:t>
      </w:r>
      <w:r w:rsidR="00013334" w:rsidRPr="002B4401">
        <w:rPr>
          <w:rFonts w:ascii="Times New Roman" w:hAnsi="Times New Roman" w:cs="Times New Roman"/>
        </w:rPr>
        <w:fldChar w:fldCharType="begin"/>
      </w:r>
      <w:r w:rsidR="009220A1">
        <w:rPr>
          <w:rFonts w:ascii="Times New Roman" w:hAnsi="Times New Roman" w:cs="Times New Roman"/>
        </w:rPr>
        <w:instrText xml:space="preserve"> ADDIN ZOTERO_ITEM CSL_CITATION {"citationID":"dB6vWaal","properties":{"formattedCitation":"[7\\uc0\\u8211{}9]","plainCitation":"[7–9]","noteIndex":0},"citationItems":[{"id":3576,"uris":["http://zotero.org/users/5869905/items/H3NYEGFF"],"itemData":{"id":3576,"type":"article-journal","container-title":"Physiology &amp; behavior","issue":"4","page":"845–851","source":"Google Scholar","title":"Modulation of behavioral and insulin responses by contextual stimuli paired with food","volume":"45","author":[{"family":"Detke","given":"Michael J."},{"family":"Brandon","given":"S. E."},{"family":"Weingarten","given":"Harvey P."},{"family":"Rodin","given":"Judith"},{"family":"Wagner","given":"Allan R."}],"issued":{"date-parts":[["1989"]]}}},{"id":3575,"uris":["http://zotero.org/users/5869905/items/LS4QYDA8"],"itemData":{"id":3575,"type":"article-journal","container-title":"Neuroscience letters","issue":"1-2","page":"210-215","title":"The central amygdala is involved in the conditioned but not in the meal-induced cephalic insulin response in the rat","volume":"116","author":[{"family":"Roozendaal","given":"B."},{"family":"Oldenburger","given":"W. P."},{"family":"Strubbe","given":"J. H."},{"family":"Koolhaas","given":"J. M."},{"family":"Bohus","given":"B."}],"issued":{"date-parts":[["1990"]]}}},{"id":3574,"uris":["http://zotero.org/users/5869905/items/L5W7UKMR"],"itemData":{"id":3574,"type":"article-journal","container-title":"Psychosomatic medicine","issue":"6","page":"565–568","source":"Google Scholar","title":"Classically conditioned hyperglycemia in the obese mouse.","volume":"47","author":[{"family":"Surwit","given":"RICHARD S."},{"family":"McCubbin","given":"James A."},{"family":"Livingston","given":"Elizabeth G."},{"family":"Feinglos","given":"MARK N."}],"issued":{"date-parts":[["1985"]]}}}],"schema":"https://github.com/citation-style-language/schema/raw/master/csl-citation.json"} </w:instrText>
      </w:r>
      <w:r w:rsidR="00013334" w:rsidRPr="002B4401">
        <w:rPr>
          <w:rFonts w:ascii="Times New Roman" w:hAnsi="Times New Roman" w:cs="Times New Roman"/>
        </w:rPr>
        <w:fldChar w:fldCharType="separate"/>
      </w:r>
      <w:r w:rsidR="009220A1" w:rsidRPr="009220A1">
        <w:rPr>
          <w:rFonts w:ascii="Times New Roman" w:hAnsi="Times New Roman" w:cs="Times New Roman"/>
          <w:szCs w:val="24"/>
        </w:rPr>
        <w:t>[7–9]</w:t>
      </w:r>
      <w:r w:rsidR="00013334" w:rsidRPr="002B4401">
        <w:rPr>
          <w:rFonts w:ascii="Times New Roman" w:hAnsi="Times New Roman" w:cs="Times New Roman"/>
        </w:rPr>
        <w:fldChar w:fldCharType="end"/>
      </w:r>
      <w:r w:rsidR="00013334" w:rsidRPr="002B4401">
        <w:rPr>
          <w:rFonts w:ascii="Times New Roman" w:hAnsi="Times New Roman" w:cs="Times New Roman"/>
        </w:rPr>
        <w:t>.</w:t>
      </w:r>
      <w:r w:rsidR="00B26C6C">
        <w:rPr>
          <w:rFonts w:ascii="Times New Roman" w:hAnsi="Times New Roman" w:cs="Times New Roman"/>
        </w:rPr>
        <w:t xml:space="preserve"> </w:t>
      </w:r>
      <w:r w:rsidR="00013334" w:rsidRPr="002B4401">
        <w:rPr>
          <w:rFonts w:ascii="Times New Roman" w:hAnsi="Times New Roman" w:cs="Times New Roman"/>
        </w:rPr>
        <w:t xml:space="preserve">Moreover, insulin and glucose responses can be conditioned using other than food unconditioned stimuli. </w:t>
      </w:r>
      <w:r w:rsidR="00DF50CA">
        <w:rPr>
          <w:rFonts w:ascii="Times New Roman" w:hAnsi="Times New Roman" w:cs="Times New Roman"/>
        </w:rPr>
        <w:t>Usi</w:t>
      </w:r>
      <w:r w:rsidR="00013334" w:rsidRPr="002B4401">
        <w:rPr>
          <w:rFonts w:ascii="Times New Roman" w:hAnsi="Times New Roman" w:cs="Times New Roman"/>
        </w:rPr>
        <w:t xml:space="preserve">ng insulin injections as an US, it </w:t>
      </w:r>
      <w:r w:rsidR="004D2FB4">
        <w:rPr>
          <w:rFonts w:ascii="Times New Roman" w:hAnsi="Times New Roman" w:cs="Times New Roman"/>
        </w:rPr>
        <w:t>was found</w:t>
      </w:r>
      <w:r w:rsidR="00013334" w:rsidRPr="002B4401">
        <w:rPr>
          <w:rFonts w:ascii="Times New Roman" w:hAnsi="Times New Roman" w:cs="Times New Roman"/>
        </w:rPr>
        <w:t xml:space="preserve"> possible to classically condition glucose decrease</w:t>
      </w:r>
      <w:r w:rsidR="00EA7FEF">
        <w:rPr>
          <w:rFonts w:ascii="Times New Roman" w:hAnsi="Times New Roman" w:cs="Times New Roman"/>
        </w:rPr>
        <w:t xml:space="preserve"> in healthy young volunteers</w:t>
      </w:r>
      <w:r w:rsidR="00013334" w:rsidRPr="002B4401">
        <w:rPr>
          <w:rFonts w:ascii="Times New Roman" w:hAnsi="Times New Roman" w:cs="Times New Roman"/>
        </w:rPr>
        <w:t xml:space="preserve"> </w:t>
      </w:r>
      <w:r w:rsidR="00013334" w:rsidRPr="002B4401">
        <w:rPr>
          <w:rFonts w:ascii="Times New Roman" w:hAnsi="Times New Roman" w:cs="Times New Roman"/>
        </w:rPr>
        <w:fldChar w:fldCharType="begin"/>
      </w:r>
      <w:r w:rsidR="009220A1">
        <w:rPr>
          <w:rFonts w:ascii="Times New Roman" w:hAnsi="Times New Roman" w:cs="Times New Roman"/>
        </w:rPr>
        <w:instrText xml:space="preserve"> ADDIN ZOTERO_ITEM CSL_CITATION {"citationID":"n53K4qxf","properties":{"formattedCitation":"[6, 10]","plainCitation":"[6, 10]","noteIndex":0},"citationItems":[{"id":3371,"uris":["http://zotero.org/users/5869905/items/48KSQEH4"],"itemData":{"id":3371,"type":"article-journal","container-title":"Physiology &amp; behavior","issue":"3","page":"375–388","source":"Google Scholar","title":"Classical conditioning and conditionability of insulin and glucose effects in healthy humans","volume":"81","author":[{"family":"Stockhorst","given":"Ursula"},{"family":"Mahl","given":"Nicola"},{"family":"Krueger","given":"Maren"},{"family":"Huenig","given":"Anja"},{"family":"Schottenfeld-Naor","given":"Yolanda"},{"family":"Huebinger","given":"Achim"},{"family":"Berresheim","given":"Hans-Walter"},{"family":"Steingrueber","given":"Hans-Joachim"},{"family":"Scherbaum","given":"Werner A."}],"issued":{"date-parts":[["2004"]]}}},{"id":3372,"uris":["http://zotero.org/users/5869905/items/LWA5I7AZ"],"itemData":{"id":3372,"type":"article-journal","container-title":"Psychosomatic medicine","issue":"4","page":"424–435","source":"Google Scholar","title":"Classical conditioning of insulin effects in healthy humans","volume":"61","author":[{"family":"Stockhorst","given":"Ursula"},{"family":"Gritzmann","given":"Eva"},{"family":"Klopp","given":"Kerstin"},{"family":"Schottenfeld-Naor","given":"Yolanda"},{"family":"Hubinger","given":"Achim"},{"family":"Berresheim","given":"Hans-Walter"},{"family":"Steingruber","given":"Hans-Joachim"},{"family":"Gries","given":"Friedrich Arnold"}],"issued":{"date-parts":[["1999"]]}}}],"schema":"https://github.com/citation-style-language/schema/raw/master/csl-citation.json"} </w:instrText>
      </w:r>
      <w:r w:rsidR="00013334" w:rsidRPr="002B4401">
        <w:rPr>
          <w:rFonts w:ascii="Times New Roman" w:hAnsi="Times New Roman" w:cs="Times New Roman"/>
        </w:rPr>
        <w:fldChar w:fldCharType="separate"/>
      </w:r>
      <w:r w:rsidR="009220A1" w:rsidRPr="009220A1">
        <w:rPr>
          <w:rFonts w:ascii="Times New Roman" w:hAnsi="Times New Roman" w:cs="Times New Roman"/>
        </w:rPr>
        <w:t>[6, 10]</w:t>
      </w:r>
      <w:r w:rsidR="00013334" w:rsidRPr="002B4401">
        <w:rPr>
          <w:rFonts w:ascii="Times New Roman" w:hAnsi="Times New Roman" w:cs="Times New Roman"/>
        </w:rPr>
        <w:fldChar w:fldCharType="end"/>
      </w:r>
      <w:r w:rsidR="00013334" w:rsidRPr="002B4401">
        <w:rPr>
          <w:rFonts w:ascii="Times New Roman" w:hAnsi="Times New Roman" w:cs="Times New Roman"/>
        </w:rPr>
        <w:t xml:space="preserve">. Another study </w:t>
      </w:r>
      <w:r w:rsidR="008279EE">
        <w:rPr>
          <w:rFonts w:ascii="Times New Roman" w:hAnsi="Times New Roman" w:cs="Times New Roman"/>
        </w:rPr>
        <w:t xml:space="preserve">successfully </w:t>
      </w:r>
      <w:r w:rsidR="00013334" w:rsidRPr="002B4401">
        <w:rPr>
          <w:rFonts w:ascii="Times New Roman" w:hAnsi="Times New Roman" w:cs="Times New Roman"/>
        </w:rPr>
        <w:t>condition</w:t>
      </w:r>
      <w:r w:rsidR="008279EE">
        <w:rPr>
          <w:rFonts w:ascii="Times New Roman" w:hAnsi="Times New Roman" w:cs="Times New Roman"/>
        </w:rPr>
        <w:t>ed</w:t>
      </w:r>
      <w:r w:rsidR="00013334" w:rsidRPr="002B4401">
        <w:rPr>
          <w:rFonts w:ascii="Times New Roman" w:hAnsi="Times New Roman" w:cs="Times New Roman"/>
        </w:rPr>
        <w:t xml:space="preserve"> insulin release and glucose decrease</w:t>
      </w:r>
      <w:r w:rsidR="008279EE">
        <w:rPr>
          <w:rFonts w:ascii="Times New Roman" w:hAnsi="Times New Roman" w:cs="Times New Roman"/>
        </w:rPr>
        <w:t xml:space="preserve"> </w:t>
      </w:r>
      <w:r w:rsidR="002E48EF">
        <w:rPr>
          <w:rFonts w:ascii="Times New Roman" w:hAnsi="Times New Roman" w:cs="Times New Roman"/>
        </w:rPr>
        <w:t xml:space="preserve">in healthy volunteers </w:t>
      </w:r>
      <w:r w:rsidR="008279EE">
        <w:rPr>
          <w:rFonts w:ascii="Times New Roman" w:hAnsi="Times New Roman" w:cs="Times New Roman"/>
        </w:rPr>
        <w:t>using intranasal insulin administration as a US</w:t>
      </w:r>
      <w:r w:rsidR="00013334" w:rsidRPr="002B4401">
        <w:rPr>
          <w:rFonts w:ascii="Times New Roman" w:hAnsi="Times New Roman" w:cs="Times New Roman"/>
        </w:rPr>
        <w:t xml:space="preserve"> </w:t>
      </w:r>
      <w:r w:rsidR="00013334" w:rsidRPr="002B4401">
        <w:rPr>
          <w:rFonts w:ascii="Times New Roman" w:hAnsi="Times New Roman" w:cs="Times New Roman"/>
        </w:rPr>
        <w:fldChar w:fldCharType="begin"/>
      </w:r>
      <w:r w:rsidR="009220A1">
        <w:rPr>
          <w:rFonts w:ascii="Times New Roman" w:hAnsi="Times New Roman" w:cs="Times New Roman"/>
        </w:rPr>
        <w:instrText xml:space="preserve"> ADDIN ZOTERO_ITEM CSL_CITATION {"citationID":"JOLBnPVY","properties":{"formattedCitation":"[5]","plainCitation":"[5]","noteIndex":0},"citationItems":[{"id":3370,"uris":["http://zotero.org/users/5869905/items/5AFTWZ2M"],"itemData":{"id":3370,"type":"article-journal","container-title":"Diabetologia","issue":"6","page":"1502–1506","source":"Google Scholar","title":"Unconditioned and conditioned effects of intranasally administered insulin vs placebo in healthy men: a randomised controlled trial","title-short":"Unconditioned and conditioned effects of intranasally administered insulin vs placebo in healthy men","volume":"54","author":[{"family":"Stockhorst","given":"U."},{"family":"De Fries","given":"D."},{"family":"Steingrueber","given":"H.-J."},{"family":"Scherbaum","given":"W. A."}],"issued":{"date-parts":[["2011"]]}}}],"schema":"https://github.com/citation-style-language/schema/raw/master/csl-citation.json"} </w:instrText>
      </w:r>
      <w:r w:rsidR="00013334" w:rsidRPr="002B4401">
        <w:rPr>
          <w:rFonts w:ascii="Times New Roman" w:hAnsi="Times New Roman" w:cs="Times New Roman"/>
        </w:rPr>
        <w:fldChar w:fldCharType="separate"/>
      </w:r>
      <w:r w:rsidR="009220A1" w:rsidRPr="009220A1">
        <w:rPr>
          <w:rFonts w:ascii="Times New Roman" w:hAnsi="Times New Roman" w:cs="Times New Roman"/>
        </w:rPr>
        <w:t>[5]</w:t>
      </w:r>
      <w:r w:rsidR="00013334" w:rsidRPr="002B4401">
        <w:rPr>
          <w:rFonts w:ascii="Times New Roman" w:hAnsi="Times New Roman" w:cs="Times New Roman"/>
        </w:rPr>
        <w:fldChar w:fldCharType="end"/>
      </w:r>
      <w:r w:rsidR="00013334" w:rsidRPr="002B4401">
        <w:rPr>
          <w:rFonts w:ascii="Times New Roman" w:hAnsi="Times New Roman" w:cs="Times New Roman"/>
        </w:rPr>
        <w:t xml:space="preserve">. </w:t>
      </w:r>
    </w:p>
    <w:p w14:paraId="74434BBC" w14:textId="6B1B5E07" w:rsidR="00730960" w:rsidRPr="002B4401" w:rsidRDefault="008B5B9B" w:rsidP="00F870B9">
      <w:pPr>
        <w:spacing w:before="120" w:after="120" w:line="360" w:lineRule="auto"/>
        <w:contextualSpacing/>
        <w:rPr>
          <w:rFonts w:ascii="Times New Roman" w:hAnsi="Times New Roman" w:cs="Times New Roman"/>
        </w:rPr>
      </w:pPr>
      <w:r w:rsidRPr="002B4401">
        <w:rPr>
          <w:rFonts w:ascii="Times New Roman" w:hAnsi="Times New Roman" w:cs="Times New Roman"/>
        </w:rPr>
        <w:lastRenderedPageBreak/>
        <w:t xml:space="preserve">Up </w:t>
      </w:r>
      <w:r w:rsidR="00467358">
        <w:rPr>
          <w:rFonts w:ascii="Times New Roman" w:hAnsi="Times New Roman" w:cs="Times New Roman"/>
        </w:rPr>
        <w:t xml:space="preserve">to </w:t>
      </w:r>
      <w:r w:rsidRPr="002B4401">
        <w:rPr>
          <w:rFonts w:ascii="Times New Roman" w:hAnsi="Times New Roman" w:cs="Times New Roman"/>
        </w:rPr>
        <w:t>date, all insulin conditioning</w:t>
      </w:r>
      <w:r w:rsidR="0004484D">
        <w:rPr>
          <w:rFonts w:ascii="Times New Roman" w:hAnsi="Times New Roman" w:cs="Times New Roman"/>
        </w:rPr>
        <w:t xml:space="preserve"> studies have been performed either </w:t>
      </w:r>
      <w:r w:rsidR="008279EE">
        <w:rPr>
          <w:rFonts w:ascii="Times New Roman" w:hAnsi="Times New Roman" w:cs="Times New Roman"/>
        </w:rPr>
        <w:t xml:space="preserve">in animals or in </w:t>
      </w:r>
      <w:r w:rsidRPr="002B4401">
        <w:rPr>
          <w:rFonts w:ascii="Times New Roman" w:hAnsi="Times New Roman" w:cs="Times New Roman"/>
        </w:rPr>
        <w:t xml:space="preserve">healthy </w:t>
      </w:r>
      <w:r w:rsidR="002E48EF">
        <w:rPr>
          <w:rFonts w:ascii="Times New Roman" w:hAnsi="Times New Roman" w:cs="Times New Roman"/>
        </w:rPr>
        <w:t xml:space="preserve">young </w:t>
      </w:r>
      <w:r w:rsidR="008279EE">
        <w:rPr>
          <w:rFonts w:ascii="Times New Roman" w:hAnsi="Times New Roman" w:cs="Times New Roman"/>
        </w:rPr>
        <w:t xml:space="preserve">human </w:t>
      </w:r>
      <w:r w:rsidRPr="002B4401">
        <w:rPr>
          <w:rFonts w:ascii="Times New Roman" w:hAnsi="Times New Roman" w:cs="Times New Roman"/>
        </w:rPr>
        <w:t xml:space="preserve">volunteers and </w:t>
      </w:r>
      <w:r w:rsidR="002E48EF">
        <w:rPr>
          <w:rFonts w:ascii="Times New Roman" w:hAnsi="Times New Roman" w:cs="Times New Roman"/>
        </w:rPr>
        <w:t xml:space="preserve">there </w:t>
      </w:r>
      <w:r w:rsidR="008D5D81">
        <w:rPr>
          <w:rFonts w:ascii="Times New Roman" w:hAnsi="Times New Roman" w:cs="Times New Roman"/>
        </w:rPr>
        <w:t>are</w:t>
      </w:r>
      <w:r w:rsidR="002E48EF">
        <w:rPr>
          <w:rFonts w:ascii="Times New Roman" w:hAnsi="Times New Roman" w:cs="Times New Roman"/>
        </w:rPr>
        <w:t xml:space="preserve"> no reports of </w:t>
      </w:r>
      <w:r w:rsidRPr="002B4401">
        <w:rPr>
          <w:rFonts w:ascii="Times New Roman" w:hAnsi="Times New Roman" w:cs="Times New Roman"/>
        </w:rPr>
        <w:t xml:space="preserve">the possibility to condition insulin responses in groups </w:t>
      </w:r>
      <w:r w:rsidR="00161B57" w:rsidRPr="002B4401">
        <w:rPr>
          <w:rFonts w:ascii="Times New Roman" w:hAnsi="Times New Roman" w:cs="Times New Roman"/>
        </w:rPr>
        <w:t xml:space="preserve">with metabolic disorders. </w:t>
      </w:r>
      <w:r w:rsidR="003142EA" w:rsidRPr="002B4401">
        <w:rPr>
          <w:rFonts w:ascii="Times New Roman" w:hAnsi="Times New Roman" w:cs="Times New Roman"/>
        </w:rPr>
        <w:t>Particularly</w:t>
      </w:r>
      <w:r w:rsidR="006519F0">
        <w:rPr>
          <w:rFonts w:ascii="Times New Roman" w:hAnsi="Times New Roman" w:cs="Times New Roman"/>
        </w:rPr>
        <w:t>,</w:t>
      </w:r>
      <w:r w:rsidR="00161B57" w:rsidRPr="002B4401">
        <w:rPr>
          <w:rFonts w:ascii="Times New Roman" w:hAnsi="Times New Roman" w:cs="Times New Roman"/>
        </w:rPr>
        <w:t xml:space="preserve"> patients with diabetes type-2 might benefit from conditioning with </w:t>
      </w:r>
      <w:r w:rsidRPr="002B4401">
        <w:rPr>
          <w:rFonts w:ascii="Times New Roman" w:hAnsi="Times New Roman" w:cs="Times New Roman"/>
        </w:rPr>
        <w:t>intranasal insulin as an unconditioned stimulus</w:t>
      </w:r>
      <w:r w:rsidR="00161B57" w:rsidRPr="002B4401">
        <w:rPr>
          <w:rFonts w:ascii="Times New Roman" w:hAnsi="Times New Roman" w:cs="Times New Roman"/>
        </w:rPr>
        <w:t xml:space="preserve"> as</w:t>
      </w:r>
      <w:r w:rsidR="00453D3C">
        <w:rPr>
          <w:rFonts w:ascii="Times New Roman" w:hAnsi="Times New Roman" w:cs="Times New Roman"/>
        </w:rPr>
        <w:t xml:space="preserve"> intranasal insulin has been shown to have a number of benefits for patients with diabetes type-2. Conditioning with insulin</w:t>
      </w:r>
      <w:r w:rsidR="00161B57" w:rsidRPr="002B4401">
        <w:rPr>
          <w:rFonts w:ascii="Times New Roman" w:hAnsi="Times New Roman" w:cs="Times New Roman"/>
        </w:rPr>
        <w:t xml:space="preserve"> might trigger</w:t>
      </w:r>
      <w:r w:rsidRPr="002B4401">
        <w:rPr>
          <w:rFonts w:ascii="Times New Roman" w:hAnsi="Times New Roman" w:cs="Times New Roman"/>
        </w:rPr>
        <w:t xml:space="preserve"> conditioned insulin release and glucose decrease</w:t>
      </w:r>
      <w:r w:rsidR="00453D3C">
        <w:rPr>
          <w:rFonts w:ascii="Times New Roman" w:hAnsi="Times New Roman" w:cs="Times New Roman"/>
        </w:rPr>
        <w:t xml:space="preserve"> </w:t>
      </w:r>
      <w:r w:rsidR="00453D3C">
        <w:rPr>
          <w:rFonts w:ascii="Times New Roman" w:hAnsi="Times New Roman" w:cs="Times New Roman"/>
        </w:rPr>
        <w:fldChar w:fldCharType="begin"/>
      </w:r>
      <w:r w:rsidR="009220A1">
        <w:rPr>
          <w:rFonts w:ascii="Times New Roman" w:hAnsi="Times New Roman" w:cs="Times New Roman"/>
        </w:rPr>
        <w:instrText xml:space="preserve"> ADDIN ZOTERO_ITEM CSL_CITATION {"citationID":"UsOsmInn","properties":{"formattedCitation":"[5]","plainCitation":"[5]","noteIndex":0},"citationItems":[{"id":3370,"uris":["http://zotero.org/users/5869905/items/5AFTWZ2M"],"itemData":{"id":3370,"type":"article-journal","container-title":"Diabetologia","issue":"6","page":"1502–1506","source":"Google Scholar","title":"Unconditioned and conditioned effects of intranasally administered insulin vs placebo in healthy men: a randomised controlled trial","title-short":"Unconditioned and conditioned effects of intranasally administered insulin vs placebo in healthy men","volume":"54","author":[{"family":"Stockhorst","given":"U."},{"family":"De Fries","given":"D."},{"family":"Steingrueber","given":"H.-J."},{"family":"Scherbaum","given":"W. A."}],"issued":{"date-parts":[["2011"]]}}}],"schema":"https://github.com/citation-style-language/schema/raw/master/csl-citation.json"} </w:instrText>
      </w:r>
      <w:r w:rsidR="00453D3C">
        <w:rPr>
          <w:rFonts w:ascii="Times New Roman" w:hAnsi="Times New Roman" w:cs="Times New Roman"/>
        </w:rPr>
        <w:fldChar w:fldCharType="separate"/>
      </w:r>
      <w:r w:rsidR="009220A1" w:rsidRPr="009220A1">
        <w:rPr>
          <w:rFonts w:ascii="Times New Roman" w:hAnsi="Times New Roman" w:cs="Times New Roman"/>
        </w:rPr>
        <w:t>[5]</w:t>
      </w:r>
      <w:r w:rsidR="00453D3C">
        <w:rPr>
          <w:rFonts w:ascii="Times New Roman" w:hAnsi="Times New Roman" w:cs="Times New Roman"/>
        </w:rPr>
        <w:fldChar w:fldCharType="end"/>
      </w:r>
      <w:r w:rsidR="008D5D81">
        <w:rPr>
          <w:rFonts w:ascii="Times New Roman" w:hAnsi="Times New Roman" w:cs="Times New Roman"/>
        </w:rPr>
        <w:t xml:space="preserve"> without causing</w:t>
      </w:r>
      <w:r w:rsidRPr="002B4401">
        <w:rPr>
          <w:rFonts w:ascii="Times New Roman" w:hAnsi="Times New Roman" w:cs="Times New Roman"/>
        </w:rPr>
        <w:t xml:space="preserve"> common side effects of intravenous insulin injections such as </w:t>
      </w:r>
      <w:proofErr w:type="spellStart"/>
      <w:r w:rsidRPr="002B4401">
        <w:rPr>
          <w:rFonts w:ascii="Times New Roman" w:hAnsi="Times New Roman" w:cs="Times New Roman"/>
        </w:rPr>
        <w:t>hypoglycaemia</w:t>
      </w:r>
      <w:proofErr w:type="spellEnd"/>
      <w:r w:rsidRPr="002B4401">
        <w:rPr>
          <w:rFonts w:ascii="Times New Roman" w:hAnsi="Times New Roman" w:cs="Times New Roman"/>
        </w:rPr>
        <w:t xml:space="preserve"> and hypertension </w:t>
      </w:r>
      <w:r w:rsidR="003142EA" w:rsidRPr="002B4401">
        <w:rPr>
          <w:rFonts w:ascii="Times New Roman" w:hAnsi="Times New Roman" w:cs="Times New Roman"/>
        </w:rPr>
        <w:fldChar w:fldCharType="begin"/>
      </w:r>
      <w:r w:rsidR="009220A1">
        <w:rPr>
          <w:rFonts w:ascii="Times New Roman" w:hAnsi="Times New Roman" w:cs="Times New Roman"/>
        </w:rPr>
        <w:instrText xml:space="preserve"> ADDIN ZOTERO_ITEM CSL_CITATION {"citationID":"kIIx0xmY","properties":{"formattedCitation":"[11]","plainCitation":"[11]","noteIndex":0},"citationItems":[{"id":3406,"uris":["http://zotero.org/users/5869905/items/S7QBG6CA"],"itemData":{"id":3406,"type":"article-journal","container-title":"Nature neuroscience","issue":"6","page":"514","source":"Google Scholar","title":"Sniffing neuropeptides: a transnasal approach to the human brain","title-short":"Sniffing neuropeptides","volume":"5","author":[{"family":"Born","given":"Jan"},{"family":"Lange","given":"Tanja"},{"family":"Kern","given":"Werner"},{"family":"McGregor","given":"Gerard P."},{"family":"Bickel","given":"Ulrich"},{"family":"Fehm","given":"Horst L."}],"issued":{"date-parts":[["2002"]]}}}],"schema":"https://github.com/citation-style-language/schema/raw/master/csl-citation.json"} </w:instrText>
      </w:r>
      <w:r w:rsidR="003142EA" w:rsidRPr="002B4401">
        <w:rPr>
          <w:rFonts w:ascii="Times New Roman" w:hAnsi="Times New Roman" w:cs="Times New Roman"/>
        </w:rPr>
        <w:fldChar w:fldCharType="separate"/>
      </w:r>
      <w:r w:rsidR="009220A1" w:rsidRPr="009220A1">
        <w:rPr>
          <w:rFonts w:ascii="Times New Roman" w:hAnsi="Times New Roman" w:cs="Times New Roman"/>
        </w:rPr>
        <w:t>[11]</w:t>
      </w:r>
      <w:r w:rsidR="003142EA" w:rsidRPr="002B4401">
        <w:rPr>
          <w:rFonts w:ascii="Times New Roman" w:hAnsi="Times New Roman" w:cs="Times New Roman"/>
        </w:rPr>
        <w:fldChar w:fldCharType="end"/>
      </w:r>
      <w:r w:rsidRPr="002B4401">
        <w:rPr>
          <w:rFonts w:ascii="Times New Roman" w:hAnsi="Times New Roman" w:cs="Times New Roman"/>
        </w:rPr>
        <w:t xml:space="preserve">. Moreover, since intranasal insulin </w:t>
      </w:r>
      <w:r w:rsidR="00EA6BAB">
        <w:rPr>
          <w:rFonts w:ascii="Times New Roman" w:hAnsi="Times New Roman" w:cs="Times New Roman"/>
        </w:rPr>
        <w:t xml:space="preserve">normalizes </w:t>
      </w:r>
      <w:r w:rsidRPr="002B4401">
        <w:rPr>
          <w:rFonts w:ascii="Times New Roman" w:hAnsi="Times New Roman" w:cs="Times New Roman"/>
        </w:rPr>
        <w:t xml:space="preserve">hypothalamic neuronal activity in response to glucose ingestion, </w:t>
      </w:r>
      <w:r w:rsidR="004D2FB4">
        <w:rPr>
          <w:rFonts w:ascii="Times New Roman" w:hAnsi="Times New Roman" w:cs="Times New Roman"/>
        </w:rPr>
        <w:t>it</w:t>
      </w:r>
      <w:r w:rsidR="004D2FB4" w:rsidRPr="002B4401">
        <w:rPr>
          <w:rFonts w:ascii="Times New Roman" w:hAnsi="Times New Roman" w:cs="Times New Roman"/>
        </w:rPr>
        <w:t xml:space="preserve"> </w:t>
      </w:r>
      <w:r w:rsidRPr="002B4401">
        <w:rPr>
          <w:rFonts w:ascii="Times New Roman" w:hAnsi="Times New Roman" w:cs="Times New Roman"/>
        </w:rPr>
        <w:t xml:space="preserve">could be especially </w:t>
      </w:r>
      <w:r w:rsidR="00DF50CA" w:rsidRPr="002B4401">
        <w:rPr>
          <w:rFonts w:ascii="Times New Roman" w:hAnsi="Times New Roman" w:cs="Times New Roman"/>
        </w:rPr>
        <w:t>favorable</w:t>
      </w:r>
      <w:r w:rsidRPr="002B4401">
        <w:rPr>
          <w:rFonts w:ascii="Times New Roman" w:hAnsi="Times New Roman" w:cs="Times New Roman"/>
        </w:rPr>
        <w:t xml:space="preserve"> for</w:t>
      </w:r>
      <w:r w:rsidR="004D2FB4">
        <w:rPr>
          <w:rFonts w:ascii="Times New Roman" w:hAnsi="Times New Roman" w:cs="Times New Roman"/>
        </w:rPr>
        <w:t xml:space="preserve"> </w:t>
      </w:r>
      <w:r w:rsidRPr="002B4401">
        <w:rPr>
          <w:rFonts w:ascii="Times New Roman" w:hAnsi="Times New Roman" w:cs="Times New Roman"/>
        </w:rPr>
        <w:t xml:space="preserve">type-2 diabetes patients who demonstrate distorted brain responses to glucose </w:t>
      </w:r>
      <w:r w:rsidR="003142EA" w:rsidRPr="002B4401">
        <w:rPr>
          <w:rFonts w:ascii="Times New Roman" w:hAnsi="Times New Roman" w:cs="Times New Roman"/>
        </w:rPr>
        <w:fldChar w:fldCharType="begin"/>
      </w:r>
      <w:r w:rsidR="009220A1">
        <w:rPr>
          <w:rFonts w:ascii="Times New Roman" w:hAnsi="Times New Roman" w:cs="Times New Roman"/>
        </w:rPr>
        <w:instrText xml:space="preserve"> ADDIN ZOTERO_ITEM CSL_CITATION {"citationID":"rryDA3kW","properties":{"formattedCitation":"[12, 13]","plainCitation":"[12, 13]","noteIndex":0},"citationItems":[{"id":3408,"uris":["http://zotero.org/users/5869905/items/NPHXCXJA"],"itemData":{"id":3408,"type":"article-journal","container-title":"Scientific reports","issue":"1","page":"13327","source":"Google Scholar","title":"Effects of intranasal insulin application on the hypothalamic BOLD response to glucose ingestion","volume":"7","author":[{"family":"Opstal","given":"Anna M.","non-dropping-particle":"van"},{"family":"Akintola","given":"Abimbola A."},{"family":"Elst","given":"Marjan","non-dropping-particle":"van der"},{"family":"Westendorp","given":"Rudi G."},{"family":"Pijl","given":"Hanno"},{"family":"Heemst","given":"Diana","non-dropping-particle":"van"},{"family":"Grond","given":"Jeroen","non-dropping-particle":"van der"}],"issued":{"date-parts":[["2017"]]}}},{"id":3410,"uris":["http://zotero.org/users/5869905/items/6MUQY89Q"],"itemData":{"id":3410,"type":"article-journal","container-title":"Diabetes","issue":"10","page":"2547–2550","source":"Google Scholar","title":"Glucose ingestion fails to inhibit hypothalamic neuronal activity in patients with type 2 diabetes","volume":"56","author":[{"family":"Vidarsdottir","given":"Solrun"},{"family":"Smeets","given":"Paul AM"},{"family":"Eichelsheim","given":"Diane L."},{"family":"Osch","given":"Matthias JP","non-dropping-particle":"van"},{"family":"Viergever","given":"Max A."},{"family":"Romijn","given":"Johannes A."},{"family":"Grond","given":"Jeroen","non-dropping-particle":"van der"},{"family":"Pijl","given":"Hanno"}],"issued":{"date-parts":[["2007"]]}}}],"schema":"https://github.com/citation-style-language/schema/raw/master/csl-citation.json"} </w:instrText>
      </w:r>
      <w:r w:rsidR="003142EA" w:rsidRPr="002B4401">
        <w:rPr>
          <w:rFonts w:ascii="Times New Roman" w:hAnsi="Times New Roman" w:cs="Times New Roman"/>
        </w:rPr>
        <w:fldChar w:fldCharType="separate"/>
      </w:r>
      <w:r w:rsidR="009220A1" w:rsidRPr="009220A1">
        <w:rPr>
          <w:rFonts w:ascii="Times New Roman" w:hAnsi="Times New Roman" w:cs="Times New Roman"/>
        </w:rPr>
        <w:t>[12, 13]</w:t>
      </w:r>
      <w:r w:rsidR="003142EA" w:rsidRPr="002B4401">
        <w:rPr>
          <w:rFonts w:ascii="Times New Roman" w:hAnsi="Times New Roman" w:cs="Times New Roman"/>
        </w:rPr>
        <w:fldChar w:fldCharType="end"/>
      </w:r>
      <w:r w:rsidRPr="002B4401">
        <w:rPr>
          <w:rFonts w:ascii="Times New Roman" w:hAnsi="Times New Roman" w:cs="Times New Roman"/>
        </w:rPr>
        <w:t xml:space="preserve">. Additionally, evidence </w:t>
      </w:r>
      <w:r w:rsidR="004D2FB4">
        <w:rPr>
          <w:rFonts w:ascii="Times New Roman" w:hAnsi="Times New Roman" w:cs="Times New Roman"/>
        </w:rPr>
        <w:t>suggests</w:t>
      </w:r>
      <w:r w:rsidRPr="002B4401">
        <w:rPr>
          <w:rFonts w:ascii="Times New Roman" w:hAnsi="Times New Roman" w:cs="Times New Roman"/>
        </w:rPr>
        <w:t xml:space="preserve"> that intranasal insulin decreases food intake</w:t>
      </w:r>
      <w:r w:rsidR="0084720E">
        <w:rPr>
          <w:rFonts w:ascii="Times New Roman" w:hAnsi="Times New Roman" w:cs="Times New Roman"/>
        </w:rPr>
        <w:t xml:space="preserve"> and</w:t>
      </w:r>
      <w:r w:rsidR="00A57D2F" w:rsidRPr="002B4401">
        <w:rPr>
          <w:rFonts w:ascii="Times New Roman" w:hAnsi="Times New Roman" w:cs="Times New Roman"/>
        </w:rPr>
        <w:t xml:space="preserve"> </w:t>
      </w:r>
      <w:r w:rsidR="0084720E" w:rsidRPr="002B4401">
        <w:rPr>
          <w:rFonts w:ascii="Times New Roman" w:hAnsi="Times New Roman" w:cs="Times New Roman"/>
        </w:rPr>
        <w:t xml:space="preserve">hunger </w:t>
      </w:r>
      <w:r w:rsidR="00A57D2F" w:rsidRPr="002B4401">
        <w:rPr>
          <w:rFonts w:ascii="Times New Roman" w:hAnsi="Times New Roman" w:cs="Times New Roman"/>
        </w:rPr>
        <w:fldChar w:fldCharType="begin"/>
      </w:r>
      <w:r w:rsidR="009220A1">
        <w:rPr>
          <w:rFonts w:ascii="Times New Roman" w:hAnsi="Times New Roman" w:cs="Times New Roman"/>
        </w:rPr>
        <w:instrText xml:space="preserve"> ADDIN ZOTERO_ITEM CSL_CITATION {"citationID":"4RCniB8i","properties":{"formattedCitation":"[14, 15]","plainCitation":"[14, 15]","noteIndex":0},"citationItems":[{"id":3413,"uris":["http://zotero.org/users/5869905/items/KVTS9DIJ"],"itemData":{"id":3413,"type":"article-journal","abstract":"The role of brain insulin signaling in the control of food intake in humans has not been thoroughly defined. We hypothesized that the hormone contributes to the postprandial regulation of appetite for palatable food, and assessed the effects on appetite and snack intake of postprandial versus fasted intranasal insulin administration to the brain in healthy women. Two groups of subjects were intranasally administered 160 IU insulin or vehicle after lunch. Two hours later, consumption of cookies of varying palatability was measured under the pretext of a taste test. In a control study, the effects of intranasal insulin administered to fasted female subjects were assessed. Compared with placebo, insulin administration in the postprandial but not in the fasted state decreased appetite as well as intake and rated palatability of chocolate chip cookies (the most palatable snack offered). In both experiments, intranasal insulin induced a slight decrease in plasma glucose but did not affect serum insulin concentrations. Data indicate that brain insulin acts as a relevant satiety signal during the postprandial period, in particular reducing the intake of highly palatable food, and impacts peripheral glucose homeostasis. Postprandial intranasal insulin administration might be useful in curtailing overconsumption of snacks with accentuated rewarding value.","container-title":"Diabetes","DOI":"10.2337/db11-1390","ISSN":"1939-327X","issue":"4","journalAbbreviation":"Diabetes","language":"eng","note":"PMID: 22344561\nPMCID: PMC3314365","page":"782-789","source":"PubMed","title":"Postprandial administration of intranasal insulin intensifies satiety and reduces intake of palatable snacks in women","volume":"61","author":[{"family":"Hallschmid","given":"Manfred"},{"family":"Higgs","given":"Suzanne"},{"family":"Thienel","given":"Matthias"},{"family":"Ott","given":"Volker"},{"family":"Lehnert","given":"Hendrik"}],"issued":{"date-parts":[["2012",4]]}}},{"id":3416,"uris":["http://zotero.org/users/5869905/items/XGUHNJRU"],"itemData":{"id":3416,"type":"article-journal","container-title":"Diabetes","issue":"9","page":"2261–2268","source":"Google Scholar","title":"Intranasal insulin suppresses food intake via enhancement of brain energy levels in humans","volume":"61","author":[{"family":"Jauch-Chara","given":"Kamila"},{"family":"Friedrich","given":"Alexia"},{"family":"Rezmer","given":"Magdalena"},{"family":"Melchert","given":"Uwe H."},{"family":"Scholand-Engler","given":"Harald G."},{"family":"Hallschmid","given":"Manfred"},{"family":"Oltmanns","given":"Kerstin M."}],"issued":{"date-parts":[["2012"]]}}}],"schema":"https://github.com/citation-style-language/schema/raw/master/csl-citation.json"} </w:instrText>
      </w:r>
      <w:r w:rsidR="00A57D2F" w:rsidRPr="002B4401">
        <w:rPr>
          <w:rFonts w:ascii="Times New Roman" w:hAnsi="Times New Roman" w:cs="Times New Roman"/>
        </w:rPr>
        <w:fldChar w:fldCharType="separate"/>
      </w:r>
      <w:r w:rsidR="009220A1" w:rsidRPr="009220A1">
        <w:rPr>
          <w:rFonts w:ascii="Times New Roman" w:hAnsi="Times New Roman" w:cs="Times New Roman"/>
        </w:rPr>
        <w:t>[14, 15]</w:t>
      </w:r>
      <w:r w:rsidR="00A57D2F" w:rsidRPr="002B4401">
        <w:rPr>
          <w:rFonts w:ascii="Times New Roman" w:hAnsi="Times New Roman" w:cs="Times New Roman"/>
        </w:rPr>
        <w:fldChar w:fldCharType="end"/>
      </w:r>
      <w:r w:rsidR="00EA6BAB">
        <w:rPr>
          <w:rFonts w:ascii="Times New Roman" w:hAnsi="Times New Roman" w:cs="Times New Roman"/>
        </w:rPr>
        <w:t xml:space="preserve">, and </w:t>
      </w:r>
      <w:r w:rsidRPr="002B4401">
        <w:rPr>
          <w:rFonts w:ascii="Times New Roman" w:hAnsi="Times New Roman" w:cs="Times New Roman"/>
        </w:rPr>
        <w:t>improve</w:t>
      </w:r>
      <w:r w:rsidR="00EA6BAB">
        <w:rPr>
          <w:rFonts w:ascii="Times New Roman" w:hAnsi="Times New Roman" w:cs="Times New Roman"/>
        </w:rPr>
        <w:t>s</w:t>
      </w:r>
      <w:r w:rsidRPr="002B4401">
        <w:rPr>
          <w:rFonts w:ascii="Times New Roman" w:hAnsi="Times New Roman" w:cs="Times New Roman"/>
        </w:rPr>
        <w:t xml:space="preserve"> memory both in healthy volunteers and patients with diabetes type-2 </w:t>
      </w:r>
      <w:r w:rsidR="00A7626E" w:rsidRPr="002B4401">
        <w:rPr>
          <w:rFonts w:ascii="Times New Roman" w:hAnsi="Times New Roman" w:cs="Times New Roman"/>
        </w:rPr>
        <w:fldChar w:fldCharType="begin"/>
      </w:r>
      <w:r w:rsidR="009220A1">
        <w:rPr>
          <w:rFonts w:ascii="Times New Roman" w:hAnsi="Times New Roman" w:cs="Times New Roman"/>
        </w:rPr>
        <w:instrText xml:space="preserve"> ADDIN ZOTERO_ITEM CSL_CITATION {"citationID":"mZlIIqfj","properties":{"formattedCitation":"[16, 17]","plainCitation":"[16, 17]","noteIndex":0},"citationItems":[{"id":3425,"uris":["http://zotero.org/users/5869905/items/K2S3TWK8"],"itemData":{"id":3425,"type":"article-journal","container-title":"Diabetes care","issue":"3","page":"751–759","source":"Google Scholar","title":"Enhancement of vasoreactivity and cognition by intranasal insulin in type 2 diabetes","volume":"37","author":[{"family":"Novak","given":"Vera"},{"family":"Milberg","given":"William"},{"family":"Hao","given":"Ying"},{"family":"Munshi","given":"Medha"},{"family":"Novak","given":"Peter"},{"family":"Galica","given":"Andrew"},{"family":"Manor","given":"Bradley"},{"family":"Roberson","given":"Paula"},{"family":"Craft","given":"Suzanne"},{"family":"Abduljalil","given":"Amir"}],"issued":{"date-parts":[["2014"]]}}},{"id":3428,"uris":["http://zotero.org/users/5869905/items/MQ3X6J23"],"itemData":{"id":3428,"type":"article-journal","container-title":"Diabetes, obesity and metabolism","issue":"3","page":"214–221","source":"Google Scholar","title":"Intranasal administration of insulin to the brain impacts cognitive function and peripheral metabolism","volume":"14","author":[{"family":"Ott","given":"V."},{"family":"Benedict","given":"Christian"},{"family":"Schultes","given":"Bernd"},{"family":"Born","given":"J."},{"family":"Hallschmid","given":"M."}],"issued":{"date-parts":[["2012"]]}}}],"schema":"https://github.com/citation-style-language/schema/raw/master/csl-citation.json"} </w:instrText>
      </w:r>
      <w:r w:rsidR="00A7626E" w:rsidRPr="002B4401">
        <w:rPr>
          <w:rFonts w:ascii="Times New Roman" w:hAnsi="Times New Roman" w:cs="Times New Roman"/>
        </w:rPr>
        <w:fldChar w:fldCharType="separate"/>
      </w:r>
      <w:r w:rsidR="009220A1" w:rsidRPr="009220A1">
        <w:rPr>
          <w:rFonts w:ascii="Times New Roman" w:hAnsi="Times New Roman" w:cs="Times New Roman"/>
        </w:rPr>
        <w:t>[16, 17]</w:t>
      </w:r>
      <w:r w:rsidR="00A7626E" w:rsidRPr="002B4401">
        <w:rPr>
          <w:rFonts w:ascii="Times New Roman" w:hAnsi="Times New Roman" w:cs="Times New Roman"/>
        </w:rPr>
        <w:fldChar w:fldCharType="end"/>
      </w:r>
      <w:r w:rsidRPr="002B4401">
        <w:rPr>
          <w:rFonts w:ascii="Times New Roman" w:hAnsi="Times New Roman" w:cs="Times New Roman"/>
        </w:rPr>
        <w:t xml:space="preserve">. Taken together, classical conditioning with intranasal insulin has a wide range of potential positive effects </w:t>
      </w:r>
      <w:r w:rsidR="00C36B36">
        <w:rPr>
          <w:rFonts w:ascii="Times New Roman" w:hAnsi="Times New Roman" w:cs="Times New Roman"/>
        </w:rPr>
        <w:t>for</w:t>
      </w:r>
      <w:r w:rsidRPr="002B4401">
        <w:rPr>
          <w:rFonts w:ascii="Times New Roman" w:hAnsi="Times New Roman" w:cs="Times New Roman"/>
        </w:rPr>
        <w:t xml:space="preserve"> patients with diabetes type-2.</w:t>
      </w:r>
    </w:p>
    <w:p w14:paraId="557C3BBD" w14:textId="0234B8D2" w:rsidR="00730960" w:rsidRPr="002B4401" w:rsidRDefault="00730960" w:rsidP="00F870B9">
      <w:pPr>
        <w:spacing w:before="120" w:after="120" w:line="360" w:lineRule="auto"/>
        <w:contextualSpacing/>
        <w:rPr>
          <w:rFonts w:ascii="Times New Roman" w:hAnsi="Times New Roman" w:cs="Times New Roman"/>
        </w:rPr>
      </w:pPr>
      <w:r w:rsidRPr="002B4401">
        <w:rPr>
          <w:rFonts w:ascii="Times New Roman" w:hAnsi="Times New Roman" w:cs="Times New Roman"/>
        </w:rPr>
        <w:t xml:space="preserve">The aim of the present study was to investigate the effects of conditioning with intranasal insulin on blood glucose, insulin, C-peptide, hunger </w:t>
      </w:r>
      <w:r w:rsidR="00DF50CA">
        <w:rPr>
          <w:rFonts w:ascii="Times New Roman" w:hAnsi="Times New Roman" w:cs="Times New Roman"/>
        </w:rPr>
        <w:t xml:space="preserve">and memory </w:t>
      </w:r>
      <w:r w:rsidRPr="002B4401">
        <w:rPr>
          <w:rFonts w:ascii="Times New Roman" w:hAnsi="Times New Roman" w:cs="Times New Roman"/>
        </w:rPr>
        <w:t>in a group of diabetes type-2 patients and age</w:t>
      </w:r>
      <w:r w:rsidR="0030774B">
        <w:rPr>
          <w:rFonts w:ascii="Times New Roman" w:hAnsi="Times New Roman" w:cs="Times New Roman"/>
        </w:rPr>
        <w:t xml:space="preserve"> and sex</w:t>
      </w:r>
      <w:r w:rsidRPr="002B4401">
        <w:rPr>
          <w:rFonts w:ascii="Times New Roman" w:hAnsi="Times New Roman" w:cs="Times New Roman"/>
        </w:rPr>
        <w:t xml:space="preserve">-matched healthy controls. </w:t>
      </w:r>
      <w:r w:rsidR="0030774B">
        <w:rPr>
          <w:rFonts w:ascii="Times New Roman" w:hAnsi="Times New Roman" w:cs="Times New Roman"/>
        </w:rPr>
        <w:t>Additionally</w:t>
      </w:r>
      <w:r w:rsidR="00EF7A5A">
        <w:rPr>
          <w:rFonts w:ascii="Times New Roman" w:hAnsi="Times New Roman" w:cs="Times New Roman"/>
        </w:rPr>
        <w:t>,</w:t>
      </w:r>
      <w:r w:rsidR="0030774B">
        <w:rPr>
          <w:rFonts w:ascii="Times New Roman" w:hAnsi="Times New Roman" w:cs="Times New Roman"/>
        </w:rPr>
        <w:t xml:space="preserve"> we aimed to explore differences between healthy individuals and patients with diabetes type-2 and possible sex differences in the effects of conditioning with intranasal insulin. </w:t>
      </w:r>
    </w:p>
    <w:p w14:paraId="4E774B08" w14:textId="4A89ED2A" w:rsidR="00C664F1" w:rsidRPr="002B4401" w:rsidRDefault="00C664F1" w:rsidP="00F870B9">
      <w:pPr>
        <w:spacing w:before="120" w:after="120" w:line="360" w:lineRule="auto"/>
        <w:contextualSpacing/>
        <w:rPr>
          <w:rFonts w:ascii="Times New Roman" w:hAnsi="Times New Roman" w:cs="Times New Roman"/>
          <w:b/>
          <w:bCs/>
        </w:rPr>
      </w:pPr>
      <w:r w:rsidRPr="002B4401">
        <w:rPr>
          <w:rFonts w:ascii="Times New Roman" w:hAnsi="Times New Roman" w:cs="Times New Roman"/>
          <w:b/>
          <w:bCs/>
        </w:rPr>
        <w:t>Methods</w:t>
      </w:r>
    </w:p>
    <w:p w14:paraId="285C466A" w14:textId="09889C21" w:rsidR="00730960" w:rsidRPr="002B4401" w:rsidRDefault="00730960" w:rsidP="00F870B9">
      <w:pPr>
        <w:spacing w:before="120" w:after="120" w:line="360" w:lineRule="auto"/>
        <w:contextualSpacing/>
        <w:rPr>
          <w:rFonts w:ascii="Times New Roman" w:hAnsi="Times New Roman" w:cs="Times New Roman"/>
          <w:b/>
          <w:bCs/>
        </w:rPr>
      </w:pPr>
      <w:r w:rsidRPr="002B4401">
        <w:rPr>
          <w:rFonts w:ascii="Times New Roman" w:hAnsi="Times New Roman" w:cs="Times New Roman"/>
          <w:b/>
          <w:bCs/>
        </w:rPr>
        <w:t>Participants</w:t>
      </w:r>
    </w:p>
    <w:p w14:paraId="6530ABFB" w14:textId="3AF0963A" w:rsidR="00331E11" w:rsidRDefault="00331E11" w:rsidP="00F870B9">
      <w:pPr>
        <w:spacing w:before="120" w:after="120" w:line="360" w:lineRule="auto"/>
        <w:contextualSpacing/>
        <w:rPr>
          <w:rFonts w:ascii="Times New Roman" w:hAnsi="Times New Roman" w:cs="Times New Roman"/>
        </w:rPr>
      </w:pPr>
      <w:r>
        <w:rPr>
          <w:rFonts w:ascii="Times New Roman" w:hAnsi="Times New Roman" w:cs="Times New Roman"/>
        </w:rPr>
        <w:t xml:space="preserve">Patients diagnosed with diabetes type-2 and healthy controls </w:t>
      </w:r>
      <w:r w:rsidRPr="002B4401">
        <w:rPr>
          <w:rFonts w:ascii="Times New Roman" w:hAnsi="Times New Roman" w:cs="Times New Roman"/>
        </w:rPr>
        <w:t>were included in the study</w:t>
      </w:r>
      <w:r>
        <w:rPr>
          <w:rFonts w:ascii="Times New Roman" w:hAnsi="Times New Roman" w:cs="Times New Roman"/>
        </w:rPr>
        <w:t>. Healthy controls were</w:t>
      </w:r>
      <w:r w:rsidRPr="002B4401">
        <w:rPr>
          <w:rFonts w:ascii="Times New Roman" w:hAnsi="Times New Roman" w:cs="Times New Roman"/>
        </w:rPr>
        <w:t xml:space="preserve"> matched for age</w:t>
      </w:r>
      <w:r>
        <w:rPr>
          <w:rFonts w:ascii="Times New Roman" w:hAnsi="Times New Roman" w:cs="Times New Roman"/>
        </w:rPr>
        <w:t xml:space="preserve"> (the mean age of the groups was matched +/-1 year)</w:t>
      </w:r>
      <w:r w:rsidRPr="002B4401">
        <w:rPr>
          <w:rFonts w:ascii="Times New Roman" w:hAnsi="Times New Roman" w:cs="Times New Roman"/>
        </w:rPr>
        <w:t xml:space="preserve"> and sex to the patients group</w:t>
      </w:r>
      <w:r>
        <w:rPr>
          <w:rFonts w:ascii="Times New Roman" w:hAnsi="Times New Roman" w:cs="Times New Roman"/>
        </w:rPr>
        <w:t xml:space="preserve">. </w:t>
      </w:r>
      <w:r w:rsidR="007A7615" w:rsidRPr="002B4401">
        <w:rPr>
          <w:rFonts w:ascii="Times New Roman" w:hAnsi="Times New Roman" w:cs="Times New Roman"/>
        </w:rPr>
        <w:t>Inclusion criteria for the patients were: 1) being older than 18 years old</w:t>
      </w:r>
      <w:r w:rsidR="007A7615">
        <w:rPr>
          <w:rFonts w:ascii="Times New Roman" w:hAnsi="Times New Roman" w:cs="Times New Roman"/>
        </w:rPr>
        <w:t>; 2)</w:t>
      </w:r>
      <w:r w:rsidR="007A7615" w:rsidRPr="002B4401">
        <w:rPr>
          <w:rFonts w:ascii="Times New Roman" w:hAnsi="Times New Roman" w:cs="Times New Roman"/>
        </w:rPr>
        <w:t xml:space="preserve"> </w:t>
      </w:r>
      <w:r w:rsidR="007A7615">
        <w:rPr>
          <w:rFonts w:ascii="Times New Roman" w:hAnsi="Times New Roman" w:cs="Times New Roman"/>
        </w:rPr>
        <w:t xml:space="preserve">current </w:t>
      </w:r>
      <w:r w:rsidR="007A7615" w:rsidRPr="002B4401">
        <w:rPr>
          <w:rFonts w:ascii="Times New Roman" w:hAnsi="Times New Roman" w:cs="Times New Roman"/>
        </w:rPr>
        <w:t xml:space="preserve">diagnosis of diabetes type-2; 3) taking metformin and/or participating in a lifestyle intervention (e.g., diet) to control their diabetes. </w:t>
      </w:r>
      <w:r>
        <w:rPr>
          <w:rFonts w:ascii="Times New Roman" w:hAnsi="Times New Roman" w:cs="Times New Roman"/>
        </w:rPr>
        <w:t>The details about patient inclusion</w:t>
      </w:r>
      <w:r w:rsidR="007A7615">
        <w:rPr>
          <w:rFonts w:ascii="Times New Roman" w:hAnsi="Times New Roman" w:cs="Times New Roman"/>
        </w:rPr>
        <w:t>, exclusion criteria</w:t>
      </w:r>
      <w:r>
        <w:rPr>
          <w:rFonts w:ascii="Times New Roman" w:hAnsi="Times New Roman" w:cs="Times New Roman"/>
        </w:rPr>
        <w:t xml:space="preserve"> and sample size calculation are presented in the ESM.</w:t>
      </w:r>
    </w:p>
    <w:p w14:paraId="476FDC55" w14:textId="67B4A115" w:rsidR="00730960" w:rsidRPr="002B4401" w:rsidRDefault="00730960" w:rsidP="00F870B9">
      <w:pPr>
        <w:spacing w:before="120" w:after="120" w:line="360" w:lineRule="auto"/>
        <w:contextualSpacing/>
        <w:rPr>
          <w:rFonts w:ascii="Times New Roman" w:hAnsi="Times New Roman" w:cs="Times New Roman"/>
          <w:b/>
          <w:bCs/>
        </w:rPr>
      </w:pPr>
      <w:r w:rsidRPr="002B4401">
        <w:rPr>
          <w:rFonts w:ascii="Times New Roman" w:hAnsi="Times New Roman" w:cs="Times New Roman"/>
          <w:b/>
          <w:bCs/>
        </w:rPr>
        <w:t>Study design</w:t>
      </w:r>
    </w:p>
    <w:p w14:paraId="76B1B7CE" w14:textId="6C7C807B" w:rsidR="008722D4" w:rsidRPr="002B4401" w:rsidRDefault="008722D4" w:rsidP="00F870B9">
      <w:pPr>
        <w:spacing w:before="120" w:after="120" w:line="360" w:lineRule="auto"/>
        <w:contextualSpacing/>
        <w:rPr>
          <w:rFonts w:ascii="Times New Roman" w:hAnsi="Times New Roman" w:cs="Times New Roman"/>
        </w:rPr>
      </w:pPr>
      <w:r w:rsidRPr="002B4401">
        <w:rPr>
          <w:rFonts w:ascii="Times New Roman" w:hAnsi="Times New Roman" w:cs="Times New Roman"/>
        </w:rPr>
        <w:t xml:space="preserve">The study had a double-blind randomized placebo-controlled design. Thirty-two patients with diabetes type-2 and thirty-two healthy controls were randomized to one of two groups in a double-blind manner: 1) conditioned group; 2) control group. This study </w:t>
      </w:r>
      <w:r w:rsidR="0032459C">
        <w:rPr>
          <w:rFonts w:ascii="Times New Roman" w:hAnsi="Times New Roman" w:cs="Times New Roman"/>
        </w:rPr>
        <w:t>was</w:t>
      </w:r>
      <w:r w:rsidRPr="002B4401">
        <w:rPr>
          <w:rFonts w:ascii="Times New Roman" w:hAnsi="Times New Roman" w:cs="Times New Roman"/>
        </w:rPr>
        <w:t xml:space="preserve"> an adaptation of the study design used by </w:t>
      </w:r>
      <w:proofErr w:type="spellStart"/>
      <w:r w:rsidRPr="002B4401">
        <w:rPr>
          <w:rFonts w:ascii="Times New Roman" w:hAnsi="Times New Roman" w:cs="Times New Roman"/>
        </w:rPr>
        <w:t>Stockhorst</w:t>
      </w:r>
      <w:proofErr w:type="spellEnd"/>
      <w:r w:rsidRPr="002B4401">
        <w:rPr>
          <w:rFonts w:ascii="Times New Roman" w:hAnsi="Times New Roman" w:cs="Times New Roman"/>
        </w:rPr>
        <w:t xml:space="preserve"> and colleagues </w:t>
      </w:r>
      <w:r w:rsidRPr="002B4401">
        <w:rPr>
          <w:rFonts w:ascii="Times New Roman" w:hAnsi="Times New Roman" w:cs="Times New Roman"/>
        </w:rPr>
        <w:fldChar w:fldCharType="begin"/>
      </w:r>
      <w:r w:rsidR="009220A1">
        <w:rPr>
          <w:rFonts w:ascii="Times New Roman" w:hAnsi="Times New Roman" w:cs="Times New Roman"/>
        </w:rPr>
        <w:instrText xml:space="preserve"> ADDIN ZOTERO_ITEM CSL_CITATION {"citationID":"jyU5BckL","properties":{"formattedCitation":"[5]","plainCitation":"[5]","noteIndex":0},"citationItems":[{"id":3370,"uris":["http://zotero.org/users/5869905/items/5AFTWZ2M"],"itemData":{"id":3370,"type":"article-journal","container-title":"Diabetologia","issue":"6","page":"1502–1506","source":"Google Scholar","title":"Unconditioned and conditioned effects of intranasally administered insulin vs placebo in healthy men: a randomised controlled trial","title-short":"Unconditioned and conditioned effects of intranasally administered insulin vs placebo in healthy men","volume":"54","author":[{"family":"Stockhorst","given":"U."},{"family":"De Fries","given":"D."},{"family":"Steingrueber","given":"H.-J."},{"family":"Scherbaum","given":"W. A."}],"issued":{"date-parts":[["2011"]]}}}],"schema":"https://github.com/citation-style-language/schema/raw/master/csl-citation.json"} </w:instrText>
      </w:r>
      <w:r w:rsidRPr="002B4401">
        <w:rPr>
          <w:rFonts w:ascii="Times New Roman" w:hAnsi="Times New Roman" w:cs="Times New Roman"/>
        </w:rPr>
        <w:fldChar w:fldCharType="separate"/>
      </w:r>
      <w:r w:rsidR="009220A1" w:rsidRPr="009220A1">
        <w:rPr>
          <w:rFonts w:ascii="Times New Roman" w:hAnsi="Times New Roman" w:cs="Times New Roman"/>
        </w:rPr>
        <w:t>[5]</w:t>
      </w:r>
      <w:r w:rsidRPr="002B4401">
        <w:rPr>
          <w:rFonts w:ascii="Times New Roman" w:hAnsi="Times New Roman" w:cs="Times New Roman"/>
        </w:rPr>
        <w:fldChar w:fldCharType="end"/>
      </w:r>
      <w:r w:rsidRPr="002B4401">
        <w:rPr>
          <w:rFonts w:ascii="Times New Roman" w:hAnsi="Times New Roman" w:cs="Times New Roman"/>
        </w:rPr>
        <w:t xml:space="preserve"> for conditioning insulin responses</w:t>
      </w:r>
      <w:r w:rsidR="002876E7">
        <w:rPr>
          <w:rFonts w:ascii="Times New Roman" w:hAnsi="Times New Roman" w:cs="Times New Roman"/>
        </w:rPr>
        <w:t xml:space="preserve"> in healthy participants</w:t>
      </w:r>
      <w:r w:rsidRPr="002B4401">
        <w:rPr>
          <w:rFonts w:ascii="Times New Roman" w:hAnsi="Times New Roman" w:cs="Times New Roman"/>
        </w:rPr>
        <w:t xml:space="preserve">. The study conditions are presented in Figure 1. </w:t>
      </w:r>
    </w:p>
    <w:p w14:paraId="55B505B2" w14:textId="62998DFC" w:rsidR="005502F6" w:rsidRPr="002B4401" w:rsidRDefault="000E0FED" w:rsidP="00F870B9">
      <w:pPr>
        <w:spacing w:before="120" w:after="120" w:line="360" w:lineRule="auto"/>
        <w:contextualSpacing/>
        <w:rPr>
          <w:rFonts w:ascii="Times New Roman" w:hAnsi="Times New Roman" w:cs="Times New Roman"/>
        </w:rPr>
      </w:pPr>
      <w:r>
        <w:rPr>
          <w:rFonts w:ascii="Times New Roman" w:hAnsi="Times New Roman" w:cs="Times New Roman"/>
        </w:rPr>
        <w:t xml:space="preserve">The study was approved by the Medical Ethical Committee of Leiden, Den Haag, Delft under a protocol number P18.222. </w:t>
      </w:r>
    </w:p>
    <w:p w14:paraId="01378148" w14:textId="496751F1" w:rsidR="005502F6" w:rsidRPr="002B4401" w:rsidRDefault="005502F6" w:rsidP="00F870B9">
      <w:pPr>
        <w:spacing w:before="120" w:after="120" w:line="360" w:lineRule="auto"/>
        <w:contextualSpacing/>
        <w:rPr>
          <w:rFonts w:ascii="Times New Roman" w:hAnsi="Times New Roman" w:cs="Times New Roman"/>
        </w:rPr>
      </w:pPr>
    </w:p>
    <w:p w14:paraId="1BBF5987" w14:textId="7EA73A56" w:rsidR="005502F6" w:rsidRPr="002B4401" w:rsidRDefault="005502F6" w:rsidP="00F870B9">
      <w:pPr>
        <w:spacing w:before="120" w:after="120" w:line="360" w:lineRule="auto"/>
        <w:contextualSpacing/>
        <w:rPr>
          <w:rFonts w:ascii="Times New Roman" w:hAnsi="Times New Roman" w:cs="Times New Roman"/>
        </w:rPr>
      </w:pPr>
      <w:r w:rsidRPr="000A2666">
        <w:rPr>
          <w:rFonts w:ascii="Times New Roman" w:hAnsi="Times New Roman" w:cs="Times New Roman"/>
          <w:b/>
        </w:rPr>
        <w:lastRenderedPageBreak/>
        <w:t>Figure 1.</w:t>
      </w:r>
      <w:r w:rsidRPr="002B4401">
        <w:rPr>
          <w:rFonts w:ascii="Times New Roman" w:hAnsi="Times New Roman" w:cs="Times New Roman"/>
        </w:rPr>
        <w:t xml:space="preserve"> Study design.</w:t>
      </w:r>
    </w:p>
    <w:p w14:paraId="0066303A" w14:textId="13465A8A" w:rsidR="005502F6" w:rsidRPr="002B4401" w:rsidRDefault="00BA106C" w:rsidP="00F870B9">
      <w:pPr>
        <w:spacing w:before="120" w:after="120" w:line="360" w:lineRule="auto"/>
        <w:contextualSpacing/>
        <w:rPr>
          <w:rFonts w:ascii="Times New Roman" w:hAnsi="Times New Roman" w:cs="Times New Roman"/>
        </w:rPr>
      </w:pPr>
      <w:r>
        <w:rPr>
          <w:rFonts w:ascii="Times New Roman" w:hAnsi="Times New Roman" w:cs="Times New Roman"/>
          <w:noProof/>
        </w:rPr>
        <w:drawing>
          <wp:inline distT="0" distB="0" distL="0" distR="0" wp14:anchorId="40DD598B" wp14:editId="06D778EA">
            <wp:extent cx="5943600" cy="32131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13100"/>
                    </a:xfrm>
                    <a:prstGeom prst="rect">
                      <a:avLst/>
                    </a:prstGeom>
                    <a:noFill/>
                    <a:ln>
                      <a:noFill/>
                    </a:ln>
                  </pic:spPr>
                </pic:pic>
              </a:graphicData>
            </a:graphic>
          </wp:inline>
        </w:drawing>
      </w:r>
    </w:p>
    <w:p w14:paraId="1794993E" w14:textId="77777777" w:rsidR="008722D4" w:rsidRPr="002B4401" w:rsidRDefault="008722D4" w:rsidP="00F870B9">
      <w:pPr>
        <w:spacing w:before="120" w:after="120" w:line="360" w:lineRule="auto"/>
        <w:contextualSpacing/>
        <w:rPr>
          <w:rFonts w:ascii="Times New Roman" w:hAnsi="Times New Roman" w:cs="Times New Roman"/>
          <w:b/>
          <w:bCs/>
        </w:rPr>
      </w:pPr>
    </w:p>
    <w:p w14:paraId="2FE90AF1" w14:textId="079CC43A" w:rsidR="00730960" w:rsidRPr="002B4401" w:rsidRDefault="00730960" w:rsidP="00F870B9">
      <w:pPr>
        <w:spacing w:before="120" w:after="120" w:line="360" w:lineRule="auto"/>
        <w:contextualSpacing/>
        <w:rPr>
          <w:rFonts w:ascii="Times New Roman" w:hAnsi="Times New Roman" w:cs="Times New Roman"/>
          <w:b/>
          <w:bCs/>
        </w:rPr>
      </w:pPr>
      <w:r w:rsidRPr="002B4401">
        <w:rPr>
          <w:rFonts w:ascii="Times New Roman" w:hAnsi="Times New Roman" w:cs="Times New Roman"/>
          <w:b/>
          <w:bCs/>
        </w:rPr>
        <w:t>Procedure</w:t>
      </w:r>
    </w:p>
    <w:p w14:paraId="30FE87C1" w14:textId="55AEB0FC" w:rsidR="00F61B1D" w:rsidRPr="002B4401" w:rsidRDefault="009B12BF" w:rsidP="00F870B9">
      <w:pPr>
        <w:spacing w:before="120" w:after="120" w:line="360" w:lineRule="auto"/>
        <w:contextualSpacing/>
        <w:rPr>
          <w:rFonts w:ascii="Times New Roman" w:hAnsi="Times New Roman" w:cs="Times New Roman"/>
        </w:rPr>
      </w:pPr>
      <w:r>
        <w:rPr>
          <w:rFonts w:ascii="Times New Roman" w:hAnsi="Times New Roman" w:cs="Times New Roman"/>
        </w:rPr>
        <w:t>Candidates,</w:t>
      </w:r>
      <w:r w:rsidR="005C7A23">
        <w:rPr>
          <w:rFonts w:ascii="Times New Roman" w:hAnsi="Times New Roman" w:cs="Times New Roman"/>
        </w:rPr>
        <w:t xml:space="preserve"> who expressed their interest to participate in the study</w:t>
      </w:r>
      <w:r w:rsidR="00975669">
        <w:rPr>
          <w:rFonts w:ascii="Times New Roman" w:hAnsi="Times New Roman" w:cs="Times New Roman"/>
        </w:rPr>
        <w:t>,</w:t>
      </w:r>
      <w:r w:rsidR="005C7A23">
        <w:rPr>
          <w:rFonts w:ascii="Times New Roman" w:hAnsi="Times New Roman" w:cs="Times New Roman"/>
        </w:rPr>
        <w:t xml:space="preserve"> </w:t>
      </w:r>
      <w:r w:rsidR="00F61B1D" w:rsidRPr="002B4401">
        <w:rPr>
          <w:rFonts w:ascii="Times New Roman" w:hAnsi="Times New Roman" w:cs="Times New Roman"/>
        </w:rPr>
        <w:t>were first contacted by phone for an initial 10</w:t>
      </w:r>
      <w:r w:rsidR="00245F4F">
        <w:rPr>
          <w:rFonts w:ascii="Times New Roman" w:hAnsi="Times New Roman" w:cs="Times New Roman"/>
        </w:rPr>
        <w:t>-</w:t>
      </w:r>
      <w:r w:rsidR="00F61B1D" w:rsidRPr="002B4401">
        <w:rPr>
          <w:rFonts w:ascii="Times New Roman" w:hAnsi="Times New Roman" w:cs="Times New Roman"/>
        </w:rPr>
        <w:t>min</w:t>
      </w:r>
      <w:r w:rsidR="00245F4F">
        <w:rPr>
          <w:rFonts w:ascii="Times New Roman" w:hAnsi="Times New Roman" w:cs="Times New Roman"/>
        </w:rPr>
        <w:t>ute</w:t>
      </w:r>
      <w:r w:rsidR="00F61B1D" w:rsidRPr="002B4401">
        <w:rPr>
          <w:rFonts w:ascii="Times New Roman" w:hAnsi="Times New Roman" w:cs="Times New Roman"/>
        </w:rPr>
        <w:t xml:space="preserve"> screening. During the screening</w:t>
      </w:r>
      <w:r w:rsidR="00245F4F">
        <w:rPr>
          <w:rFonts w:ascii="Times New Roman" w:hAnsi="Times New Roman" w:cs="Times New Roman"/>
        </w:rPr>
        <w:t>,</w:t>
      </w:r>
      <w:r w:rsidR="00F61B1D" w:rsidRPr="002B4401">
        <w:rPr>
          <w:rFonts w:ascii="Times New Roman" w:hAnsi="Times New Roman" w:cs="Times New Roman"/>
        </w:rPr>
        <w:t xml:space="preserve"> inclusion criteria were checked and participants were </w:t>
      </w:r>
      <w:r w:rsidR="000420C3">
        <w:rPr>
          <w:rFonts w:ascii="Times New Roman" w:hAnsi="Times New Roman" w:cs="Times New Roman"/>
        </w:rPr>
        <w:t>provided with study details</w:t>
      </w:r>
      <w:r w:rsidR="00F61B1D" w:rsidRPr="002B4401">
        <w:rPr>
          <w:rFonts w:ascii="Times New Roman" w:hAnsi="Times New Roman" w:cs="Times New Roman"/>
        </w:rPr>
        <w:t>. Participants were informed that the study aimed to investigate the effects of intranasal insulin on several blood measures, hunger and memory</w:t>
      </w:r>
      <w:r w:rsidR="00A11686">
        <w:rPr>
          <w:rFonts w:ascii="Times New Roman" w:hAnsi="Times New Roman" w:cs="Times New Roman"/>
        </w:rPr>
        <w:t>.</w:t>
      </w:r>
      <w:r w:rsidR="005B7C21">
        <w:rPr>
          <w:rFonts w:ascii="Times New Roman" w:hAnsi="Times New Roman" w:cs="Times New Roman"/>
        </w:rPr>
        <w:t xml:space="preserve"> </w:t>
      </w:r>
      <w:r w:rsidR="00A11686">
        <w:rPr>
          <w:rFonts w:ascii="Times New Roman" w:hAnsi="Times New Roman" w:cs="Times New Roman"/>
        </w:rPr>
        <w:t>T</w:t>
      </w:r>
      <w:r w:rsidR="00F61B1D" w:rsidRPr="002B4401">
        <w:rPr>
          <w:rFonts w:ascii="Times New Roman" w:hAnsi="Times New Roman" w:cs="Times New Roman"/>
        </w:rPr>
        <w:t>hey</w:t>
      </w:r>
      <w:r w:rsidR="00A11686">
        <w:rPr>
          <w:rFonts w:ascii="Times New Roman" w:hAnsi="Times New Roman" w:cs="Times New Roman"/>
        </w:rPr>
        <w:t xml:space="preserve"> </w:t>
      </w:r>
      <w:r w:rsidR="00245F4F">
        <w:rPr>
          <w:rFonts w:ascii="Times New Roman" w:hAnsi="Times New Roman" w:cs="Times New Roman"/>
        </w:rPr>
        <w:t>remain</w:t>
      </w:r>
      <w:r w:rsidR="00A11686">
        <w:rPr>
          <w:rFonts w:ascii="Times New Roman" w:hAnsi="Times New Roman" w:cs="Times New Roman"/>
        </w:rPr>
        <w:t>ed</w:t>
      </w:r>
      <w:r w:rsidR="00F61B1D" w:rsidRPr="002B4401">
        <w:rPr>
          <w:rFonts w:ascii="Times New Roman" w:hAnsi="Times New Roman" w:cs="Times New Roman"/>
        </w:rPr>
        <w:t xml:space="preserve"> unaware </w:t>
      </w:r>
      <w:r w:rsidR="000420C3">
        <w:rPr>
          <w:rFonts w:ascii="Times New Roman" w:hAnsi="Times New Roman" w:cs="Times New Roman"/>
        </w:rPr>
        <w:t>of</w:t>
      </w:r>
      <w:r w:rsidR="000420C3" w:rsidRPr="002B4401">
        <w:rPr>
          <w:rFonts w:ascii="Times New Roman" w:hAnsi="Times New Roman" w:cs="Times New Roman"/>
        </w:rPr>
        <w:t xml:space="preserve"> </w:t>
      </w:r>
      <w:r w:rsidR="00F61B1D" w:rsidRPr="002B4401">
        <w:rPr>
          <w:rFonts w:ascii="Times New Roman" w:hAnsi="Times New Roman" w:cs="Times New Roman"/>
        </w:rPr>
        <w:t xml:space="preserve">the </w:t>
      </w:r>
      <w:r w:rsidR="005C7A23">
        <w:rPr>
          <w:rFonts w:ascii="Times New Roman" w:hAnsi="Times New Roman" w:cs="Times New Roman"/>
        </w:rPr>
        <w:t>specific</w:t>
      </w:r>
      <w:r w:rsidR="00F61B1D" w:rsidRPr="002B4401">
        <w:rPr>
          <w:rFonts w:ascii="Times New Roman" w:hAnsi="Times New Roman" w:cs="Times New Roman"/>
        </w:rPr>
        <w:t xml:space="preserve"> conditioning hypothesis. </w:t>
      </w:r>
    </w:p>
    <w:p w14:paraId="733242EF" w14:textId="762B63E9" w:rsidR="00975669" w:rsidRDefault="00F61B1D" w:rsidP="00F870B9">
      <w:pPr>
        <w:spacing w:before="120" w:after="120" w:line="360" w:lineRule="auto"/>
        <w:contextualSpacing/>
        <w:rPr>
          <w:rFonts w:ascii="Times New Roman" w:hAnsi="Times New Roman" w:cs="Times New Roman"/>
        </w:rPr>
      </w:pPr>
      <w:r w:rsidRPr="002B4401">
        <w:rPr>
          <w:rFonts w:ascii="Times New Roman" w:hAnsi="Times New Roman" w:cs="Times New Roman"/>
        </w:rPr>
        <w:t xml:space="preserve">Eligible participants were invited to the laboratory of the Clinical Research Unit of the Leiden University Medical </w:t>
      </w:r>
      <w:r w:rsidR="002D3B1D" w:rsidRPr="002B4401">
        <w:rPr>
          <w:rFonts w:ascii="Times New Roman" w:hAnsi="Times New Roman" w:cs="Times New Roman"/>
        </w:rPr>
        <w:t>C</w:t>
      </w:r>
      <w:r w:rsidR="002376BF">
        <w:rPr>
          <w:rFonts w:ascii="Times New Roman" w:hAnsi="Times New Roman" w:cs="Times New Roman"/>
        </w:rPr>
        <w:t xml:space="preserve">enter for two visits. </w:t>
      </w:r>
      <w:r w:rsidR="00975669">
        <w:rPr>
          <w:rFonts w:ascii="Times New Roman" w:hAnsi="Times New Roman" w:cs="Times New Roman"/>
        </w:rPr>
        <w:t xml:space="preserve">They were asked to refrain from eating, drinking alcohol and caffeinated drinks and exercising minimum 12 hours before the study. Patients, who received metformin as a treatment, were asked not to take it the morning of the study but they were allowed to take it immediately after the end of the session.  </w:t>
      </w:r>
    </w:p>
    <w:p w14:paraId="53A0524A" w14:textId="28E7443D" w:rsidR="00D66496" w:rsidRPr="002B4401" w:rsidRDefault="002376BF" w:rsidP="00F870B9">
      <w:pPr>
        <w:spacing w:before="120" w:after="120" w:line="360" w:lineRule="auto"/>
        <w:contextualSpacing/>
        <w:rPr>
          <w:rFonts w:ascii="Times New Roman" w:hAnsi="Times New Roman" w:cs="Times New Roman"/>
        </w:rPr>
      </w:pPr>
      <w:r>
        <w:rPr>
          <w:rFonts w:ascii="Times New Roman" w:hAnsi="Times New Roman" w:cs="Times New Roman"/>
        </w:rPr>
        <w:t>On d</w:t>
      </w:r>
      <w:r w:rsidR="00F61B1D" w:rsidRPr="002B4401">
        <w:rPr>
          <w:rFonts w:ascii="Times New Roman" w:hAnsi="Times New Roman" w:cs="Times New Roman"/>
        </w:rPr>
        <w:t>ay 1, upon arrival to the lab, participants signed an informed consent form.</w:t>
      </w:r>
      <w:r w:rsidR="0094067D" w:rsidRPr="002B4401">
        <w:rPr>
          <w:rFonts w:ascii="Times New Roman" w:hAnsi="Times New Roman" w:cs="Times New Roman"/>
        </w:rPr>
        <w:t xml:space="preserve"> </w:t>
      </w:r>
      <w:r w:rsidR="00D66496" w:rsidRPr="002B4401">
        <w:rPr>
          <w:rFonts w:ascii="Times New Roman" w:hAnsi="Times New Roman" w:cs="Times New Roman"/>
        </w:rPr>
        <w:t>The</w:t>
      </w:r>
      <w:r w:rsidR="002D3B1D" w:rsidRPr="002B4401">
        <w:rPr>
          <w:rFonts w:ascii="Times New Roman" w:hAnsi="Times New Roman" w:cs="Times New Roman"/>
        </w:rPr>
        <w:t>ir</w:t>
      </w:r>
      <w:r w:rsidR="00D66496" w:rsidRPr="002B4401">
        <w:rPr>
          <w:rFonts w:ascii="Times New Roman" w:hAnsi="Times New Roman" w:cs="Times New Roman"/>
        </w:rPr>
        <w:t xml:space="preserve"> weight and h</w:t>
      </w:r>
      <w:r w:rsidR="00A11686">
        <w:rPr>
          <w:rFonts w:ascii="Times New Roman" w:hAnsi="Times New Roman" w:cs="Times New Roman"/>
        </w:rPr>
        <w:t>ei</w:t>
      </w:r>
      <w:r w:rsidR="00D66496" w:rsidRPr="002B4401">
        <w:rPr>
          <w:rFonts w:ascii="Times New Roman" w:hAnsi="Times New Roman" w:cs="Times New Roman"/>
        </w:rPr>
        <w:t>gh</w:t>
      </w:r>
      <w:r w:rsidR="00A11686">
        <w:rPr>
          <w:rFonts w:ascii="Times New Roman" w:hAnsi="Times New Roman" w:cs="Times New Roman"/>
        </w:rPr>
        <w:t>t</w:t>
      </w:r>
      <w:r w:rsidR="00D66496" w:rsidRPr="002B4401">
        <w:rPr>
          <w:rFonts w:ascii="Times New Roman" w:hAnsi="Times New Roman" w:cs="Times New Roman"/>
        </w:rPr>
        <w:t xml:space="preserve"> were measured and the</w:t>
      </w:r>
      <w:r w:rsidR="00A11686">
        <w:rPr>
          <w:rFonts w:ascii="Times New Roman" w:hAnsi="Times New Roman" w:cs="Times New Roman"/>
        </w:rPr>
        <w:t>ir health status and medication use</w:t>
      </w:r>
      <w:r w:rsidR="00D66496" w:rsidRPr="002B4401">
        <w:rPr>
          <w:rFonts w:ascii="Times New Roman" w:hAnsi="Times New Roman" w:cs="Times New Roman"/>
        </w:rPr>
        <w:t xml:space="preserve"> were</w:t>
      </w:r>
      <w:r w:rsidR="00A11686">
        <w:rPr>
          <w:rFonts w:ascii="Times New Roman" w:hAnsi="Times New Roman" w:cs="Times New Roman"/>
        </w:rPr>
        <w:t xml:space="preserve"> assessed</w:t>
      </w:r>
      <w:r w:rsidR="00D66496" w:rsidRPr="002B4401">
        <w:rPr>
          <w:rFonts w:ascii="Times New Roman" w:hAnsi="Times New Roman" w:cs="Times New Roman"/>
        </w:rPr>
        <w:t>. After that</w:t>
      </w:r>
      <w:r w:rsidR="00245F4F">
        <w:rPr>
          <w:rFonts w:ascii="Times New Roman" w:hAnsi="Times New Roman" w:cs="Times New Roman"/>
        </w:rPr>
        <w:t>,</w:t>
      </w:r>
      <w:r w:rsidR="00D66496" w:rsidRPr="002B4401">
        <w:rPr>
          <w:rFonts w:ascii="Times New Roman" w:hAnsi="Times New Roman" w:cs="Times New Roman"/>
        </w:rPr>
        <w:t xml:space="preserve"> an intravenous catheter was inserted into </w:t>
      </w:r>
      <w:r w:rsidR="002D3B1D" w:rsidRPr="002B4401">
        <w:rPr>
          <w:rFonts w:ascii="Times New Roman" w:hAnsi="Times New Roman" w:cs="Times New Roman"/>
        </w:rPr>
        <w:t>the</w:t>
      </w:r>
      <w:r w:rsidR="00D66496" w:rsidRPr="002B4401">
        <w:rPr>
          <w:rFonts w:ascii="Times New Roman" w:hAnsi="Times New Roman" w:cs="Times New Roman"/>
        </w:rPr>
        <w:t xml:space="preserve"> median cubital vein. A baseline blood draw was done immediately after that. Subsequently, parti</w:t>
      </w:r>
      <w:r w:rsidR="00CF7E8B">
        <w:rPr>
          <w:rFonts w:ascii="Times New Roman" w:hAnsi="Times New Roman" w:cs="Times New Roman"/>
        </w:rPr>
        <w:t xml:space="preserve">cipants were asked to smell </w:t>
      </w:r>
      <w:r w:rsidR="00245F4F">
        <w:rPr>
          <w:rFonts w:ascii="Times New Roman" w:hAnsi="Times New Roman" w:cs="Times New Roman"/>
        </w:rPr>
        <w:t>a</w:t>
      </w:r>
      <w:r w:rsidR="00C712FB" w:rsidRPr="002B4401">
        <w:rPr>
          <w:rFonts w:ascii="Times New Roman" w:hAnsi="Times New Roman" w:cs="Times New Roman"/>
        </w:rPr>
        <w:t xml:space="preserve"> smell</w:t>
      </w:r>
      <w:r>
        <w:rPr>
          <w:rFonts w:ascii="Times New Roman" w:hAnsi="Times New Roman" w:cs="Times New Roman"/>
        </w:rPr>
        <w:t>ing</w:t>
      </w:r>
      <w:r w:rsidR="00C712FB" w:rsidRPr="002B4401">
        <w:rPr>
          <w:rFonts w:ascii="Times New Roman" w:hAnsi="Times New Roman" w:cs="Times New Roman"/>
        </w:rPr>
        <w:t xml:space="preserve"> pen for </w:t>
      </w:r>
      <w:r w:rsidR="00E64322">
        <w:rPr>
          <w:rFonts w:ascii="Times New Roman" w:hAnsi="Times New Roman" w:cs="Times New Roman"/>
        </w:rPr>
        <w:t>one</w:t>
      </w:r>
      <w:r w:rsidR="00C712FB" w:rsidRPr="002B4401">
        <w:rPr>
          <w:rFonts w:ascii="Times New Roman" w:hAnsi="Times New Roman" w:cs="Times New Roman"/>
        </w:rPr>
        <w:t xml:space="preserve"> minute by holding the pen approximately 1 cm </w:t>
      </w:r>
      <w:r w:rsidR="00B60008">
        <w:rPr>
          <w:rFonts w:ascii="Times New Roman" w:hAnsi="Times New Roman" w:cs="Times New Roman"/>
        </w:rPr>
        <w:t xml:space="preserve">away </w:t>
      </w:r>
      <w:r w:rsidR="00C712FB" w:rsidRPr="002B4401">
        <w:rPr>
          <w:rFonts w:ascii="Times New Roman" w:hAnsi="Times New Roman" w:cs="Times New Roman"/>
        </w:rPr>
        <w:t xml:space="preserve">from their nose. Immediately </w:t>
      </w:r>
      <w:r w:rsidR="00B60008">
        <w:rPr>
          <w:rFonts w:ascii="Times New Roman" w:hAnsi="Times New Roman" w:cs="Times New Roman"/>
        </w:rPr>
        <w:t>there</w:t>
      </w:r>
      <w:r w:rsidR="00C712FB" w:rsidRPr="002B4401">
        <w:rPr>
          <w:rFonts w:ascii="Times New Roman" w:hAnsi="Times New Roman" w:cs="Times New Roman"/>
        </w:rPr>
        <w:t xml:space="preserve">after, participants in the conditioned group </w:t>
      </w:r>
      <w:r w:rsidR="00B60008">
        <w:rPr>
          <w:rFonts w:ascii="Times New Roman" w:hAnsi="Times New Roman" w:cs="Times New Roman"/>
        </w:rPr>
        <w:t>received</w:t>
      </w:r>
      <w:r w:rsidR="00C712FB" w:rsidRPr="002B4401">
        <w:rPr>
          <w:rFonts w:ascii="Times New Roman" w:hAnsi="Times New Roman" w:cs="Times New Roman"/>
        </w:rPr>
        <w:t xml:space="preserve"> 20 </w:t>
      </w:r>
      <w:r w:rsidR="00E736EB">
        <w:rPr>
          <w:rFonts w:ascii="Times New Roman" w:hAnsi="Times New Roman" w:cs="Times New Roman"/>
        </w:rPr>
        <w:t>units</w:t>
      </w:r>
      <w:r w:rsidR="00C712FB" w:rsidRPr="002B4401">
        <w:rPr>
          <w:rFonts w:ascii="Times New Roman" w:hAnsi="Times New Roman" w:cs="Times New Roman"/>
        </w:rPr>
        <w:t xml:space="preserve"> of intranasal insulin spray into one nostril</w:t>
      </w:r>
      <w:r w:rsidR="00E64322">
        <w:rPr>
          <w:rFonts w:ascii="Times New Roman" w:hAnsi="Times New Roman" w:cs="Times New Roman"/>
        </w:rPr>
        <w:t xml:space="preserve"> with one puff</w:t>
      </w:r>
      <w:r w:rsidR="00C712FB" w:rsidRPr="002B4401">
        <w:rPr>
          <w:rFonts w:ascii="Times New Roman" w:hAnsi="Times New Roman" w:cs="Times New Roman"/>
        </w:rPr>
        <w:t xml:space="preserve">. Participants </w:t>
      </w:r>
      <w:r w:rsidR="005C7A23">
        <w:rPr>
          <w:rFonts w:ascii="Times New Roman" w:hAnsi="Times New Roman" w:cs="Times New Roman"/>
        </w:rPr>
        <w:t>in</w:t>
      </w:r>
      <w:r w:rsidR="00C712FB" w:rsidRPr="002B4401">
        <w:rPr>
          <w:rFonts w:ascii="Times New Roman" w:hAnsi="Times New Roman" w:cs="Times New Roman"/>
        </w:rPr>
        <w:t xml:space="preserve"> the control group received a placebo spray. Right after administration</w:t>
      </w:r>
      <w:r w:rsidR="00B60008">
        <w:rPr>
          <w:rFonts w:ascii="Times New Roman" w:hAnsi="Times New Roman" w:cs="Times New Roman"/>
        </w:rPr>
        <w:t xml:space="preserve"> of the spray</w:t>
      </w:r>
      <w:r w:rsidR="00C712FB" w:rsidRPr="002B4401">
        <w:rPr>
          <w:rFonts w:ascii="Times New Roman" w:hAnsi="Times New Roman" w:cs="Times New Roman"/>
        </w:rPr>
        <w:t xml:space="preserve">, participants were asked to smell </w:t>
      </w:r>
      <w:r w:rsidR="00C712FB" w:rsidRPr="002B4401">
        <w:rPr>
          <w:rFonts w:ascii="Times New Roman" w:hAnsi="Times New Roman" w:cs="Times New Roman"/>
        </w:rPr>
        <w:lastRenderedPageBreak/>
        <w:t xml:space="preserve">the smelling pen for one more minute. Afterwards, </w:t>
      </w:r>
      <w:r w:rsidR="005C7A23">
        <w:rPr>
          <w:rFonts w:ascii="Times New Roman" w:hAnsi="Times New Roman" w:cs="Times New Roman"/>
        </w:rPr>
        <w:t>another</w:t>
      </w:r>
      <w:r w:rsidR="00C712FB" w:rsidRPr="002B4401">
        <w:rPr>
          <w:rFonts w:ascii="Times New Roman" w:hAnsi="Times New Roman" w:cs="Times New Roman"/>
        </w:rPr>
        <w:t xml:space="preserve"> sample of blood was drawn. After the blood draw, participants were asked to rate how well they could smell the odor, and their hunger was measured. This procedure of smell-spray-smell administration followed by blood draw and hunger </w:t>
      </w:r>
      <w:r w:rsidR="00B60008">
        <w:rPr>
          <w:rFonts w:ascii="Times New Roman" w:hAnsi="Times New Roman" w:cs="Times New Roman"/>
        </w:rPr>
        <w:t>rating</w:t>
      </w:r>
      <w:r w:rsidR="00B60008" w:rsidRPr="002B4401">
        <w:rPr>
          <w:rFonts w:ascii="Times New Roman" w:hAnsi="Times New Roman" w:cs="Times New Roman"/>
        </w:rPr>
        <w:t xml:space="preserve"> </w:t>
      </w:r>
      <w:r>
        <w:rPr>
          <w:rFonts w:ascii="Times New Roman" w:hAnsi="Times New Roman" w:cs="Times New Roman"/>
        </w:rPr>
        <w:t>was</w:t>
      </w:r>
      <w:r w:rsidR="00C712FB" w:rsidRPr="002B4401">
        <w:rPr>
          <w:rFonts w:ascii="Times New Roman" w:hAnsi="Times New Roman" w:cs="Times New Roman"/>
        </w:rPr>
        <w:t xml:space="preserve"> repeated 6 times every 15 minutes. </w:t>
      </w:r>
      <w:r w:rsidR="00B60008">
        <w:rPr>
          <w:rFonts w:ascii="Times New Roman" w:hAnsi="Times New Roman" w:cs="Times New Roman"/>
        </w:rPr>
        <w:t>In between</w:t>
      </w:r>
      <w:r w:rsidR="00E921B9" w:rsidRPr="002B4401">
        <w:rPr>
          <w:rFonts w:ascii="Times New Roman" w:hAnsi="Times New Roman" w:cs="Times New Roman"/>
        </w:rPr>
        <w:t xml:space="preserve">, participants could read a newspaper. After the last spray, participants were given </w:t>
      </w:r>
      <w:r>
        <w:rPr>
          <w:rFonts w:ascii="Times New Roman" w:hAnsi="Times New Roman" w:cs="Times New Roman"/>
        </w:rPr>
        <w:t xml:space="preserve">the </w:t>
      </w:r>
      <w:r w:rsidR="00E921B9" w:rsidRPr="002B4401">
        <w:rPr>
          <w:rFonts w:ascii="Times New Roman" w:hAnsi="Times New Roman" w:cs="Times New Roman"/>
        </w:rPr>
        <w:t xml:space="preserve">first part of the memory task. 15 minutes after the last spray, the last blood sample was drawn and the catheter was removed. Subsequently, the second part of the memory task was done followed by </w:t>
      </w:r>
      <w:del w:id="8" w:author="Hilmar Zech" w:date="2022-04-15T11:16:00Z">
        <w:r w:rsidR="00E921B9" w:rsidRPr="002B4401" w:rsidDel="00E54F1A">
          <w:rPr>
            <w:rFonts w:ascii="Times New Roman" w:hAnsi="Times New Roman" w:cs="Times New Roman"/>
          </w:rPr>
          <w:delText xml:space="preserve">the </w:delText>
        </w:r>
      </w:del>
      <w:ins w:id="9" w:author="Hilmar Zech" w:date="2022-04-15T11:16:00Z">
        <w:r w:rsidR="00E54F1A">
          <w:rPr>
            <w:rFonts w:ascii="Times New Roman" w:hAnsi="Times New Roman" w:cs="Times New Roman"/>
          </w:rPr>
          <w:t>a</w:t>
        </w:r>
        <w:r w:rsidR="00E54F1A" w:rsidRPr="002B4401">
          <w:rPr>
            <w:rFonts w:ascii="Times New Roman" w:hAnsi="Times New Roman" w:cs="Times New Roman"/>
          </w:rPr>
          <w:t xml:space="preserve"> </w:t>
        </w:r>
      </w:ins>
      <w:r w:rsidR="00975669">
        <w:rPr>
          <w:rFonts w:ascii="Times New Roman" w:hAnsi="Times New Roman" w:cs="Times New Roman"/>
        </w:rPr>
        <w:t xml:space="preserve">mobile </w:t>
      </w:r>
      <w:r w:rsidR="00AF0C6B">
        <w:rPr>
          <w:rFonts w:ascii="Times New Roman" w:hAnsi="Times New Roman" w:cs="Times New Roman"/>
        </w:rPr>
        <w:t xml:space="preserve">food </w:t>
      </w:r>
      <w:r w:rsidR="00E921B9" w:rsidRPr="002B4401">
        <w:rPr>
          <w:rFonts w:ascii="Times New Roman" w:hAnsi="Times New Roman" w:cs="Times New Roman"/>
        </w:rPr>
        <w:t xml:space="preserve">Approach Avoidance </w:t>
      </w:r>
      <w:r w:rsidR="00245F4F">
        <w:rPr>
          <w:rFonts w:ascii="Times New Roman" w:hAnsi="Times New Roman" w:cs="Times New Roman"/>
        </w:rPr>
        <w:t>T</w:t>
      </w:r>
      <w:r w:rsidR="00E921B9" w:rsidRPr="002B4401">
        <w:rPr>
          <w:rFonts w:ascii="Times New Roman" w:hAnsi="Times New Roman" w:cs="Times New Roman"/>
        </w:rPr>
        <w:t xml:space="preserve">ask and a </w:t>
      </w:r>
      <w:r w:rsidR="006B3612">
        <w:rPr>
          <w:rFonts w:ascii="Times New Roman" w:hAnsi="Times New Roman" w:cs="Times New Roman"/>
        </w:rPr>
        <w:t>b</w:t>
      </w:r>
      <w:r w:rsidR="00E921B9" w:rsidRPr="002B4401">
        <w:rPr>
          <w:rFonts w:ascii="Times New Roman" w:hAnsi="Times New Roman" w:cs="Times New Roman"/>
        </w:rPr>
        <w:t>ogu</w:t>
      </w:r>
      <w:r>
        <w:rPr>
          <w:rFonts w:ascii="Times New Roman" w:hAnsi="Times New Roman" w:cs="Times New Roman"/>
        </w:rPr>
        <w:t>s</w:t>
      </w:r>
      <w:r w:rsidR="006B3612">
        <w:rPr>
          <w:rFonts w:ascii="Times New Roman" w:hAnsi="Times New Roman" w:cs="Times New Roman"/>
        </w:rPr>
        <w:t xml:space="preserve"> taste</w:t>
      </w:r>
      <w:r>
        <w:rPr>
          <w:rFonts w:ascii="Times New Roman" w:hAnsi="Times New Roman" w:cs="Times New Roman"/>
        </w:rPr>
        <w:t xml:space="preserve"> test. Day 2 was identical to d</w:t>
      </w:r>
      <w:r w:rsidR="00E921B9" w:rsidRPr="002B4401">
        <w:rPr>
          <w:rFonts w:ascii="Times New Roman" w:hAnsi="Times New Roman" w:cs="Times New Roman"/>
        </w:rPr>
        <w:t xml:space="preserve">ay </w:t>
      </w:r>
      <w:r>
        <w:rPr>
          <w:rFonts w:ascii="Times New Roman" w:hAnsi="Times New Roman" w:cs="Times New Roman"/>
        </w:rPr>
        <w:t>1</w:t>
      </w:r>
      <w:r w:rsidR="00E921B9" w:rsidRPr="002B4401">
        <w:rPr>
          <w:rFonts w:ascii="Times New Roman" w:hAnsi="Times New Roman" w:cs="Times New Roman"/>
        </w:rPr>
        <w:t xml:space="preserve">, however, participants in both conditioned and control groups, received a placebo nasal spray. </w:t>
      </w:r>
      <w:r w:rsidR="00DA3170" w:rsidRPr="002B4401">
        <w:rPr>
          <w:rFonts w:ascii="Times New Roman" w:hAnsi="Times New Roman" w:cs="Times New Roman"/>
        </w:rPr>
        <w:t xml:space="preserve">At the end of </w:t>
      </w:r>
      <w:r>
        <w:rPr>
          <w:rFonts w:ascii="Times New Roman" w:hAnsi="Times New Roman" w:cs="Times New Roman"/>
        </w:rPr>
        <w:t>the d</w:t>
      </w:r>
      <w:r w:rsidR="00DA3170" w:rsidRPr="002B4401">
        <w:rPr>
          <w:rFonts w:ascii="Times New Roman" w:hAnsi="Times New Roman" w:cs="Times New Roman"/>
        </w:rPr>
        <w:t>ay 2</w:t>
      </w:r>
      <w:r w:rsidR="005C7A23">
        <w:rPr>
          <w:rFonts w:ascii="Times New Roman" w:hAnsi="Times New Roman" w:cs="Times New Roman"/>
        </w:rPr>
        <w:t>,</w:t>
      </w:r>
      <w:r w:rsidR="00DA3170" w:rsidRPr="002B4401">
        <w:rPr>
          <w:rFonts w:ascii="Times New Roman" w:hAnsi="Times New Roman" w:cs="Times New Roman"/>
        </w:rPr>
        <w:t xml:space="preserve"> participants were fully debriefed about the aims of the study and received a reward of 100 euros. </w:t>
      </w:r>
    </w:p>
    <w:p w14:paraId="5DAC480E" w14:textId="77777777" w:rsidR="00E921B9" w:rsidRPr="002B4401" w:rsidRDefault="00E921B9" w:rsidP="00F870B9">
      <w:pPr>
        <w:spacing w:before="120" w:after="120" w:line="360" w:lineRule="auto"/>
        <w:contextualSpacing/>
        <w:rPr>
          <w:rFonts w:ascii="Times New Roman" w:hAnsi="Times New Roman" w:cs="Times New Roman"/>
        </w:rPr>
      </w:pPr>
    </w:p>
    <w:p w14:paraId="3E4D1C06" w14:textId="14E68047" w:rsidR="00316F6B" w:rsidRPr="002B4401" w:rsidRDefault="00316F6B" w:rsidP="00F870B9">
      <w:pPr>
        <w:spacing w:before="120" w:after="120" w:line="360" w:lineRule="auto"/>
        <w:contextualSpacing/>
        <w:rPr>
          <w:rFonts w:ascii="Times New Roman" w:hAnsi="Times New Roman" w:cs="Times New Roman"/>
        </w:rPr>
      </w:pPr>
      <w:r w:rsidRPr="002376BF">
        <w:rPr>
          <w:rFonts w:ascii="Times New Roman" w:hAnsi="Times New Roman" w:cs="Times New Roman"/>
          <w:b/>
        </w:rPr>
        <w:t>Figure 2</w:t>
      </w:r>
      <w:r w:rsidRPr="002B4401">
        <w:rPr>
          <w:rFonts w:ascii="Times New Roman" w:hAnsi="Times New Roman" w:cs="Times New Roman"/>
        </w:rPr>
        <w:t>. Study procedures</w:t>
      </w:r>
      <w:r w:rsidR="002376BF">
        <w:rPr>
          <w:rFonts w:ascii="Times New Roman" w:hAnsi="Times New Roman" w:cs="Times New Roman"/>
        </w:rPr>
        <w:t>.</w:t>
      </w:r>
    </w:p>
    <w:p w14:paraId="0139DACE" w14:textId="1981E32E" w:rsidR="00316F6B" w:rsidRPr="002B4401" w:rsidRDefault="00006861" w:rsidP="00F870B9">
      <w:pPr>
        <w:spacing w:before="120" w:after="120" w:line="360" w:lineRule="auto"/>
        <w:contextualSpacing/>
        <w:rPr>
          <w:rFonts w:ascii="Times New Roman" w:hAnsi="Times New Roman" w:cs="Times New Roman"/>
        </w:rPr>
      </w:pPr>
      <w:r w:rsidRPr="002B4401">
        <w:rPr>
          <w:rFonts w:ascii="Times New Roman" w:hAnsi="Times New Roman" w:cs="Times New Roman"/>
          <w:noProof/>
        </w:rPr>
        <w:drawing>
          <wp:inline distT="0" distB="0" distL="0" distR="0" wp14:anchorId="0771E777" wp14:editId="6569A52E">
            <wp:extent cx="5943600" cy="3295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95650"/>
                    </a:xfrm>
                    <a:prstGeom prst="rect">
                      <a:avLst/>
                    </a:prstGeom>
                    <a:noFill/>
                    <a:ln>
                      <a:noFill/>
                    </a:ln>
                  </pic:spPr>
                </pic:pic>
              </a:graphicData>
            </a:graphic>
          </wp:inline>
        </w:drawing>
      </w:r>
    </w:p>
    <w:p w14:paraId="2420A343" w14:textId="77777777" w:rsidR="0094067D" w:rsidRPr="002B4401" w:rsidRDefault="0094067D" w:rsidP="00F870B9">
      <w:pPr>
        <w:spacing w:before="120" w:after="120" w:line="360" w:lineRule="auto"/>
        <w:contextualSpacing/>
        <w:rPr>
          <w:rFonts w:ascii="Times New Roman" w:hAnsi="Times New Roman" w:cs="Times New Roman"/>
          <w:b/>
          <w:bCs/>
        </w:rPr>
      </w:pPr>
    </w:p>
    <w:p w14:paraId="012471C5" w14:textId="27512BB9" w:rsidR="00123821" w:rsidRPr="002B4401" w:rsidRDefault="007948C4" w:rsidP="00F870B9">
      <w:pPr>
        <w:spacing w:before="120" w:after="120" w:line="360" w:lineRule="auto"/>
        <w:contextualSpacing/>
        <w:rPr>
          <w:rFonts w:ascii="Times New Roman" w:hAnsi="Times New Roman" w:cs="Times New Roman"/>
          <w:b/>
          <w:bCs/>
        </w:rPr>
      </w:pPr>
      <w:r>
        <w:rPr>
          <w:rFonts w:ascii="Times New Roman" w:hAnsi="Times New Roman" w:cs="Times New Roman"/>
          <w:b/>
          <w:bCs/>
        </w:rPr>
        <w:t>Materials</w:t>
      </w:r>
    </w:p>
    <w:p w14:paraId="6E2D3AA7" w14:textId="77777777" w:rsidR="00123821" w:rsidRPr="002B4401" w:rsidRDefault="00123821" w:rsidP="00F870B9">
      <w:pPr>
        <w:spacing w:before="120" w:after="120" w:line="360" w:lineRule="auto"/>
        <w:contextualSpacing/>
        <w:rPr>
          <w:rFonts w:ascii="Times New Roman" w:hAnsi="Times New Roman" w:cs="Times New Roman"/>
          <w:b/>
          <w:bCs/>
          <w:i/>
          <w:iCs/>
        </w:rPr>
      </w:pPr>
      <w:r w:rsidRPr="002B4401">
        <w:rPr>
          <w:rFonts w:ascii="Times New Roman" w:hAnsi="Times New Roman" w:cs="Times New Roman"/>
          <w:b/>
          <w:bCs/>
          <w:i/>
          <w:iCs/>
        </w:rPr>
        <w:t>Unconditioned stimulus</w:t>
      </w:r>
    </w:p>
    <w:p w14:paraId="19F11A11" w14:textId="3146B90B" w:rsidR="00E64322" w:rsidRPr="002B4401" w:rsidRDefault="00123821" w:rsidP="00F870B9">
      <w:pPr>
        <w:spacing w:before="120" w:after="120" w:line="360" w:lineRule="auto"/>
        <w:contextualSpacing/>
        <w:rPr>
          <w:rFonts w:ascii="Times New Roman" w:hAnsi="Times New Roman" w:cs="Times New Roman"/>
        </w:rPr>
      </w:pPr>
      <w:r w:rsidRPr="002B4401">
        <w:rPr>
          <w:rFonts w:ascii="Times New Roman" w:hAnsi="Times New Roman" w:cs="Times New Roman"/>
        </w:rPr>
        <w:t xml:space="preserve">The unconditioned stimulus </w:t>
      </w:r>
      <w:r w:rsidR="00245F4F">
        <w:rPr>
          <w:rFonts w:ascii="Times New Roman" w:hAnsi="Times New Roman" w:cs="Times New Roman"/>
        </w:rPr>
        <w:t xml:space="preserve">was </w:t>
      </w:r>
      <w:r w:rsidRPr="002B4401">
        <w:rPr>
          <w:rFonts w:ascii="Times New Roman" w:hAnsi="Times New Roman" w:cs="Times New Roman"/>
        </w:rPr>
        <w:t xml:space="preserve">20 </w:t>
      </w:r>
      <w:r w:rsidR="00E736EB">
        <w:rPr>
          <w:rFonts w:ascii="Times New Roman" w:hAnsi="Times New Roman" w:cs="Times New Roman"/>
        </w:rPr>
        <w:t>u</w:t>
      </w:r>
      <w:r w:rsidRPr="002B4401">
        <w:rPr>
          <w:rFonts w:ascii="Times New Roman" w:hAnsi="Times New Roman" w:cs="Times New Roman"/>
        </w:rPr>
        <w:t>nits</w:t>
      </w:r>
      <w:r w:rsidR="00E736EB">
        <w:rPr>
          <w:rFonts w:ascii="Times New Roman" w:hAnsi="Times New Roman" w:cs="Times New Roman"/>
        </w:rPr>
        <w:t xml:space="preserve"> (0.2 ml)</w:t>
      </w:r>
      <w:r w:rsidRPr="002B4401">
        <w:rPr>
          <w:rFonts w:ascii="Times New Roman" w:hAnsi="Times New Roman" w:cs="Times New Roman"/>
        </w:rPr>
        <w:t xml:space="preserve"> of fast-acting insulin (Insulin </w:t>
      </w:r>
      <w:proofErr w:type="spellStart"/>
      <w:r w:rsidRPr="002B4401">
        <w:rPr>
          <w:rFonts w:ascii="Times New Roman" w:hAnsi="Times New Roman" w:cs="Times New Roman"/>
        </w:rPr>
        <w:t>NovoRapid</w:t>
      </w:r>
      <w:proofErr w:type="spellEnd"/>
      <w:r w:rsidRPr="002B4401">
        <w:rPr>
          <w:rFonts w:ascii="Times New Roman" w:hAnsi="Times New Roman" w:cs="Times New Roman"/>
        </w:rPr>
        <w:t xml:space="preserve">; Novo Nordisk), administered </w:t>
      </w:r>
      <w:r w:rsidR="009E2CD1">
        <w:rPr>
          <w:rFonts w:ascii="Times New Roman" w:hAnsi="Times New Roman" w:cs="Times New Roman"/>
        </w:rPr>
        <w:t>s</w:t>
      </w:r>
      <w:r w:rsidRPr="002B4401">
        <w:rPr>
          <w:rFonts w:ascii="Times New Roman" w:hAnsi="Times New Roman" w:cs="Times New Roman"/>
        </w:rPr>
        <w:t xml:space="preserve">ix </w:t>
      </w:r>
      <w:r w:rsidR="009E2CD1">
        <w:rPr>
          <w:rFonts w:ascii="Times New Roman" w:hAnsi="Times New Roman" w:cs="Times New Roman"/>
        </w:rPr>
        <w:t xml:space="preserve">time on day 1 in the conditioned group. </w:t>
      </w:r>
      <w:r w:rsidR="00E64322">
        <w:rPr>
          <w:rFonts w:ascii="Times New Roman" w:hAnsi="Times New Roman" w:cs="Times New Roman"/>
        </w:rPr>
        <w:t>Placebo nasal spray was used in the control group</w:t>
      </w:r>
      <w:r w:rsidR="009E2CD1">
        <w:rPr>
          <w:rFonts w:ascii="Times New Roman" w:hAnsi="Times New Roman" w:cs="Times New Roman"/>
        </w:rPr>
        <w:t xml:space="preserve"> on day 1</w:t>
      </w:r>
      <w:r w:rsidR="00E64322">
        <w:rPr>
          <w:rFonts w:ascii="Times New Roman" w:hAnsi="Times New Roman" w:cs="Times New Roman"/>
        </w:rPr>
        <w:t xml:space="preserve"> and on day 2 in both groups. </w:t>
      </w:r>
    </w:p>
    <w:p w14:paraId="437CD6AB" w14:textId="77777777" w:rsidR="00123821" w:rsidRPr="002B4401" w:rsidRDefault="00123821" w:rsidP="00F870B9">
      <w:pPr>
        <w:spacing w:before="120" w:after="120" w:line="360" w:lineRule="auto"/>
        <w:contextualSpacing/>
        <w:rPr>
          <w:rFonts w:ascii="Times New Roman" w:hAnsi="Times New Roman" w:cs="Times New Roman"/>
          <w:b/>
          <w:bCs/>
          <w:i/>
          <w:iCs/>
        </w:rPr>
      </w:pPr>
      <w:r w:rsidRPr="002B4401">
        <w:rPr>
          <w:rFonts w:ascii="Times New Roman" w:hAnsi="Times New Roman" w:cs="Times New Roman"/>
          <w:b/>
          <w:bCs/>
          <w:i/>
          <w:iCs/>
        </w:rPr>
        <w:t>Conditioned stimulus</w:t>
      </w:r>
    </w:p>
    <w:p w14:paraId="1511568B" w14:textId="37E8E599" w:rsidR="00BE024E" w:rsidRDefault="00BE024E" w:rsidP="00F870B9">
      <w:pPr>
        <w:spacing w:before="120" w:after="120" w:line="360" w:lineRule="auto"/>
        <w:contextualSpacing/>
        <w:rPr>
          <w:rFonts w:ascii="Times New Roman" w:hAnsi="Times New Roman" w:cs="Times New Roman"/>
        </w:rPr>
      </w:pPr>
      <w:r w:rsidRPr="002B4401">
        <w:rPr>
          <w:rFonts w:ascii="Times New Roman" w:hAnsi="Times New Roman" w:cs="Times New Roman"/>
        </w:rPr>
        <w:lastRenderedPageBreak/>
        <w:t>Commercially available felt-tip pens were filled with rosewood oil</w:t>
      </w:r>
      <w:r w:rsidR="007948C4">
        <w:rPr>
          <w:rFonts w:ascii="Times New Roman" w:hAnsi="Times New Roman" w:cs="Times New Roman"/>
        </w:rPr>
        <w:t xml:space="preserve"> used as a CS</w:t>
      </w:r>
      <w:r w:rsidRPr="002B4401">
        <w:rPr>
          <w:rFonts w:ascii="Times New Roman" w:hAnsi="Times New Roman" w:cs="Times New Roman"/>
        </w:rPr>
        <w:t xml:space="preserve">. </w:t>
      </w:r>
      <w:r w:rsidR="004C3DA5" w:rsidRPr="002B4401">
        <w:rPr>
          <w:rFonts w:ascii="Times New Roman" w:hAnsi="Times New Roman" w:cs="Times New Roman"/>
        </w:rPr>
        <w:t>During</w:t>
      </w:r>
      <w:r w:rsidR="00DE52DB" w:rsidRPr="002B4401">
        <w:rPr>
          <w:rFonts w:ascii="Times New Roman" w:hAnsi="Times New Roman" w:cs="Times New Roman"/>
        </w:rPr>
        <w:t xml:space="preserve"> the </w:t>
      </w:r>
      <w:r w:rsidR="00CF7E8B">
        <w:rPr>
          <w:rFonts w:ascii="Times New Roman" w:hAnsi="Times New Roman" w:cs="Times New Roman"/>
        </w:rPr>
        <w:t>smell</w:t>
      </w:r>
      <w:r w:rsidR="00DE52DB" w:rsidRPr="002B4401">
        <w:rPr>
          <w:rFonts w:ascii="Times New Roman" w:hAnsi="Times New Roman" w:cs="Times New Roman"/>
        </w:rPr>
        <w:t xml:space="preserve"> presentation, participants were asked to hold the</w:t>
      </w:r>
      <w:r w:rsidR="00E65B66">
        <w:rPr>
          <w:rFonts w:ascii="Times New Roman" w:hAnsi="Times New Roman" w:cs="Times New Roman"/>
        </w:rPr>
        <w:t xml:space="preserve"> pen</w:t>
      </w:r>
      <w:r w:rsidR="00DE52DB" w:rsidRPr="002B4401">
        <w:rPr>
          <w:rFonts w:ascii="Times New Roman" w:hAnsi="Times New Roman" w:cs="Times New Roman"/>
        </w:rPr>
        <w:t xml:space="preserve"> on a distance of approximately 1 cm</w:t>
      </w:r>
      <w:r w:rsidRPr="002B4401">
        <w:rPr>
          <w:rFonts w:ascii="Times New Roman" w:hAnsi="Times New Roman" w:cs="Times New Roman"/>
        </w:rPr>
        <w:t xml:space="preserve"> in front of both</w:t>
      </w:r>
      <w:r w:rsidR="00DE52DB" w:rsidRPr="002B4401">
        <w:rPr>
          <w:rFonts w:ascii="Times New Roman" w:hAnsi="Times New Roman" w:cs="Times New Roman"/>
        </w:rPr>
        <w:t xml:space="preserve"> </w:t>
      </w:r>
      <w:r w:rsidRPr="002B4401">
        <w:rPr>
          <w:rFonts w:ascii="Times New Roman" w:hAnsi="Times New Roman" w:cs="Times New Roman"/>
        </w:rPr>
        <w:t>nostrils</w:t>
      </w:r>
      <w:r w:rsidR="00DE52DB" w:rsidRPr="002B4401">
        <w:rPr>
          <w:rFonts w:ascii="Times New Roman" w:hAnsi="Times New Roman" w:cs="Times New Roman"/>
        </w:rPr>
        <w:t xml:space="preserve"> for one minute before and one minute after the nose spray administration.</w:t>
      </w:r>
      <w:r w:rsidR="004C3DA5" w:rsidRPr="002B4401">
        <w:rPr>
          <w:rFonts w:ascii="Times New Roman" w:hAnsi="Times New Roman" w:cs="Times New Roman"/>
        </w:rPr>
        <w:t xml:space="preserve"> </w:t>
      </w:r>
    </w:p>
    <w:p w14:paraId="01359BAA" w14:textId="0FE5ACE3" w:rsidR="00A70FA6" w:rsidRPr="002B4401" w:rsidRDefault="00A70FA6" w:rsidP="00F870B9">
      <w:pPr>
        <w:spacing w:before="120" w:after="120" w:line="360" w:lineRule="auto"/>
        <w:contextualSpacing/>
        <w:rPr>
          <w:rFonts w:ascii="Times New Roman" w:hAnsi="Times New Roman" w:cs="Times New Roman"/>
        </w:rPr>
      </w:pPr>
      <w:r>
        <w:rPr>
          <w:rFonts w:ascii="Times New Roman" w:hAnsi="Times New Roman" w:cs="Times New Roman"/>
        </w:rPr>
        <w:t xml:space="preserve">The details about the unconditioned and conditioned stimuli are presented in the </w:t>
      </w:r>
      <w:r w:rsidRPr="00A70FA6">
        <w:rPr>
          <w:rFonts w:ascii="Times New Roman" w:hAnsi="Times New Roman" w:cs="Times New Roman"/>
          <w:b/>
        </w:rPr>
        <w:t>ESM</w:t>
      </w:r>
      <w:r>
        <w:rPr>
          <w:rFonts w:ascii="Times New Roman" w:hAnsi="Times New Roman" w:cs="Times New Roman"/>
        </w:rPr>
        <w:t>.</w:t>
      </w:r>
    </w:p>
    <w:p w14:paraId="2EF5EE20" w14:textId="057C3365" w:rsidR="009C5D8C" w:rsidRDefault="002D3B1D" w:rsidP="00F870B9">
      <w:pPr>
        <w:spacing w:before="120" w:after="120" w:line="360" w:lineRule="auto"/>
        <w:contextualSpacing/>
        <w:rPr>
          <w:rFonts w:ascii="Times New Roman" w:hAnsi="Times New Roman" w:cs="Times New Roman"/>
          <w:b/>
          <w:bCs/>
        </w:rPr>
      </w:pPr>
      <w:r w:rsidRPr="002B4401">
        <w:rPr>
          <w:rFonts w:ascii="Times New Roman" w:hAnsi="Times New Roman" w:cs="Times New Roman"/>
          <w:b/>
          <w:bCs/>
        </w:rPr>
        <w:t>Measurements</w:t>
      </w:r>
    </w:p>
    <w:p w14:paraId="08CC5082" w14:textId="5DF00835" w:rsidR="009C5D8C" w:rsidRPr="009C5D8C" w:rsidRDefault="009C5D8C" w:rsidP="00F870B9">
      <w:pPr>
        <w:spacing w:before="120" w:after="120" w:line="360" w:lineRule="auto"/>
        <w:contextualSpacing/>
        <w:rPr>
          <w:rFonts w:ascii="Times New Roman" w:hAnsi="Times New Roman" w:cs="Times New Roman"/>
          <w:bCs/>
        </w:rPr>
      </w:pPr>
      <w:r w:rsidRPr="009C5D8C">
        <w:rPr>
          <w:rFonts w:ascii="Times New Roman" w:hAnsi="Times New Roman" w:cs="Times New Roman"/>
          <w:bCs/>
        </w:rPr>
        <w:t>The details of all measurements are presented in</w:t>
      </w:r>
      <w:r w:rsidR="00935203">
        <w:rPr>
          <w:rFonts w:ascii="Times New Roman" w:hAnsi="Times New Roman" w:cs="Times New Roman"/>
          <w:bCs/>
        </w:rPr>
        <w:t xml:space="preserve"> the </w:t>
      </w:r>
      <w:r w:rsidRPr="00935203">
        <w:rPr>
          <w:rFonts w:ascii="Times New Roman" w:hAnsi="Times New Roman" w:cs="Times New Roman"/>
          <w:b/>
          <w:bCs/>
        </w:rPr>
        <w:t>ESM</w:t>
      </w:r>
      <w:r w:rsidR="00935203">
        <w:rPr>
          <w:rFonts w:ascii="Times New Roman" w:hAnsi="Times New Roman" w:cs="Times New Roman"/>
          <w:b/>
          <w:bCs/>
        </w:rPr>
        <w:t xml:space="preserve"> </w:t>
      </w:r>
      <w:r w:rsidR="00935203" w:rsidRPr="00935203">
        <w:rPr>
          <w:rFonts w:ascii="Times New Roman" w:hAnsi="Times New Roman" w:cs="Times New Roman"/>
          <w:bCs/>
        </w:rPr>
        <w:t>(Electronic Supplementary Material)</w:t>
      </w:r>
      <w:r w:rsidRPr="00935203">
        <w:rPr>
          <w:rFonts w:ascii="Times New Roman" w:hAnsi="Times New Roman" w:cs="Times New Roman"/>
          <w:bCs/>
        </w:rPr>
        <w:t>.</w:t>
      </w:r>
    </w:p>
    <w:p w14:paraId="0034BDC2" w14:textId="77777777" w:rsidR="00123821" w:rsidRPr="002B4401" w:rsidRDefault="00123821" w:rsidP="00F870B9">
      <w:pPr>
        <w:spacing w:before="120" w:after="120" w:line="360" w:lineRule="auto"/>
        <w:contextualSpacing/>
        <w:rPr>
          <w:rFonts w:ascii="Times New Roman" w:hAnsi="Times New Roman" w:cs="Times New Roman"/>
          <w:b/>
          <w:bCs/>
          <w:i/>
          <w:iCs/>
        </w:rPr>
      </w:pPr>
      <w:r w:rsidRPr="002B4401">
        <w:rPr>
          <w:rFonts w:ascii="Times New Roman" w:hAnsi="Times New Roman" w:cs="Times New Roman"/>
          <w:b/>
          <w:bCs/>
          <w:i/>
          <w:iCs/>
        </w:rPr>
        <w:t>Primary outcomes</w:t>
      </w:r>
    </w:p>
    <w:p w14:paraId="2825B6F3" w14:textId="6B5A7E71" w:rsidR="005F02F5" w:rsidRPr="005F02F5" w:rsidRDefault="003E7753" w:rsidP="00F870B9">
      <w:pPr>
        <w:spacing w:before="120" w:after="120" w:line="360" w:lineRule="auto"/>
        <w:contextualSpacing/>
        <w:rPr>
          <w:rFonts w:ascii="Times New Roman" w:hAnsi="Times New Roman" w:cs="Times New Roman"/>
        </w:rPr>
      </w:pPr>
      <w:r>
        <w:rPr>
          <w:rFonts w:ascii="Times New Roman" w:hAnsi="Times New Roman" w:cs="Times New Roman"/>
          <w:i/>
          <w:iCs/>
        </w:rPr>
        <w:t>Glucose, i</w:t>
      </w:r>
      <w:r w:rsidR="00123821" w:rsidRPr="002B4401">
        <w:rPr>
          <w:rFonts w:ascii="Times New Roman" w:hAnsi="Times New Roman" w:cs="Times New Roman"/>
          <w:i/>
          <w:iCs/>
        </w:rPr>
        <w:t xml:space="preserve">nsulin, </w:t>
      </w:r>
      <w:r w:rsidR="008178D0">
        <w:rPr>
          <w:rFonts w:ascii="Times New Roman" w:hAnsi="Times New Roman" w:cs="Times New Roman"/>
          <w:i/>
          <w:iCs/>
        </w:rPr>
        <w:t>and</w:t>
      </w:r>
      <w:r w:rsidR="00123821" w:rsidRPr="002B4401">
        <w:rPr>
          <w:rFonts w:ascii="Times New Roman" w:hAnsi="Times New Roman" w:cs="Times New Roman"/>
          <w:i/>
          <w:iCs/>
        </w:rPr>
        <w:t xml:space="preserve"> c-peptide </w:t>
      </w:r>
      <w:r w:rsidR="00123821" w:rsidRPr="002B4401">
        <w:rPr>
          <w:rFonts w:ascii="Times New Roman" w:hAnsi="Times New Roman" w:cs="Times New Roman"/>
        </w:rPr>
        <w:t xml:space="preserve">levels </w:t>
      </w:r>
      <w:r w:rsidR="002D3B1D" w:rsidRPr="002B4401">
        <w:rPr>
          <w:rFonts w:ascii="Times New Roman" w:hAnsi="Times New Roman" w:cs="Times New Roman"/>
        </w:rPr>
        <w:t xml:space="preserve">were </w:t>
      </w:r>
      <w:r w:rsidR="00CF7E8B">
        <w:rPr>
          <w:rFonts w:ascii="Times New Roman" w:hAnsi="Times New Roman" w:cs="Times New Roman"/>
        </w:rPr>
        <w:t>measured</w:t>
      </w:r>
      <w:r w:rsidR="005B7C21">
        <w:rPr>
          <w:rFonts w:ascii="Times New Roman" w:hAnsi="Times New Roman" w:cs="Times New Roman"/>
        </w:rPr>
        <w:t xml:space="preserve"> </w:t>
      </w:r>
      <w:r w:rsidR="002D3B1D" w:rsidRPr="002B4401">
        <w:rPr>
          <w:rFonts w:ascii="Times New Roman" w:hAnsi="Times New Roman" w:cs="Times New Roman"/>
        </w:rPr>
        <w:t>in blood</w:t>
      </w:r>
      <w:r w:rsidR="009C5D8C">
        <w:rPr>
          <w:rFonts w:ascii="Times New Roman" w:hAnsi="Times New Roman" w:cs="Times New Roman"/>
        </w:rPr>
        <w:t xml:space="preserve"> at baseline, after each spray administration and 15 min after the last spray</w:t>
      </w:r>
      <w:r w:rsidR="00A54A24" w:rsidRPr="002B4401">
        <w:rPr>
          <w:rFonts w:ascii="Times New Roman" w:hAnsi="Times New Roman" w:cs="Times New Roman"/>
        </w:rPr>
        <w:t>.</w:t>
      </w:r>
      <w:r w:rsidR="002D3B1D" w:rsidRPr="002B4401">
        <w:rPr>
          <w:rFonts w:ascii="Times New Roman" w:hAnsi="Times New Roman" w:cs="Times New Roman"/>
        </w:rPr>
        <w:t xml:space="preserve"> </w:t>
      </w:r>
    </w:p>
    <w:p w14:paraId="6823A5B8" w14:textId="4A535CB2" w:rsidR="00760653" w:rsidRPr="002B4401" w:rsidRDefault="00760653" w:rsidP="00760653">
      <w:pPr>
        <w:spacing w:before="120" w:after="120" w:line="360" w:lineRule="auto"/>
        <w:contextualSpacing/>
        <w:rPr>
          <w:rFonts w:ascii="Times New Roman" w:hAnsi="Times New Roman" w:cs="Times New Roman"/>
        </w:rPr>
      </w:pPr>
      <w:r w:rsidRPr="002B4401">
        <w:rPr>
          <w:rFonts w:ascii="Times New Roman" w:hAnsi="Times New Roman" w:cs="Times New Roman"/>
          <w:i/>
          <w:iCs/>
        </w:rPr>
        <w:t>Hunger</w:t>
      </w:r>
      <w:r w:rsidRPr="002B4401">
        <w:rPr>
          <w:rFonts w:ascii="Times New Roman" w:hAnsi="Times New Roman" w:cs="Times New Roman"/>
        </w:rPr>
        <w:t xml:space="preserve"> was measured with a</w:t>
      </w:r>
      <w:r>
        <w:rPr>
          <w:rFonts w:ascii="Times New Roman" w:hAnsi="Times New Roman" w:cs="Times New Roman"/>
        </w:rPr>
        <w:t xml:space="preserve"> self-rated</w:t>
      </w:r>
      <w:r w:rsidRPr="002B4401">
        <w:rPr>
          <w:rFonts w:ascii="Times New Roman" w:hAnsi="Times New Roman" w:cs="Times New Roman"/>
        </w:rPr>
        <w:t xml:space="preserve"> question “How hungry do you feel at the moment</w:t>
      </w:r>
      <w:r w:rsidR="00E65B66">
        <w:rPr>
          <w:rFonts w:ascii="Times New Roman" w:hAnsi="Times New Roman" w:cs="Times New Roman"/>
        </w:rPr>
        <w:t>”</w:t>
      </w:r>
      <w:r w:rsidRPr="002B4401">
        <w:rPr>
          <w:rFonts w:ascii="Times New Roman" w:hAnsi="Times New Roman" w:cs="Times New Roman"/>
        </w:rPr>
        <w:t xml:space="preserve"> at the beginning of each session</w:t>
      </w:r>
      <w:r>
        <w:rPr>
          <w:rFonts w:ascii="Times New Roman" w:hAnsi="Times New Roman" w:cs="Times New Roman"/>
        </w:rPr>
        <w:t>,</w:t>
      </w:r>
      <w:r w:rsidRPr="002B4401">
        <w:rPr>
          <w:rFonts w:ascii="Times New Roman" w:hAnsi="Times New Roman" w:cs="Times New Roman"/>
        </w:rPr>
        <w:t xml:space="preserve"> 5 minutes after each spray administration and 20 minutes after the last spray administration. </w:t>
      </w:r>
    </w:p>
    <w:p w14:paraId="474E46AB" w14:textId="77777777" w:rsidR="00123821" w:rsidRPr="002B4401" w:rsidRDefault="00123821" w:rsidP="00F870B9">
      <w:pPr>
        <w:spacing w:before="120" w:after="120" w:line="360" w:lineRule="auto"/>
        <w:contextualSpacing/>
        <w:rPr>
          <w:rFonts w:ascii="Times New Roman" w:hAnsi="Times New Roman" w:cs="Times New Roman"/>
          <w:b/>
          <w:bCs/>
          <w:i/>
          <w:iCs/>
        </w:rPr>
      </w:pPr>
      <w:r w:rsidRPr="002B4401">
        <w:rPr>
          <w:rFonts w:ascii="Times New Roman" w:hAnsi="Times New Roman" w:cs="Times New Roman"/>
          <w:b/>
          <w:bCs/>
          <w:i/>
          <w:iCs/>
        </w:rPr>
        <w:t>Secondary outcomes</w:t>
      </w:r>
    </w:p>
    <w:p w14:paraId="4E2E4BC6" w14:textId="665D3615" w:rsidR="009B12BF" w:rsidRDefault="00123821" w:rsidP="00F870B9">
      <w:pPr>
        <w:spacing w:before="120" w:after="120" w:line="360" w:lineRule="auto"/>
        <w:contextualSpacing/>
        <w:rPr>
          <w:rFonts w:ascii="Times New Roman" w:hAnsi="Times New Roman" w:cs="Times New Roman"/>
        </w:rPr>
      </w:pPr>
      <w:r w:rsidRPr="004A564B">
        <w:rPr>
          <w:rFonts w:ascii="Times New Roman" w:hAnsi="Times New Roman" w:cs="Times New Roman"/>
          <w:i/>
          <w:iCs/>
        </w:rPr>
        <w:t>Approach tendencies towards food</w:t>
      </w:r>
      <w:r w:rsidRPr="004A564B">
        <w:rPr>
          <w:rFonts w:ascii="Times New Roman" w:hAnsi="Times New Roman" w:cs="Times New Roman"/>
        </w:rPr>
        <w:t xml:space="preserve"> </w:t>
      </w:r>
      <w:r w:rsidR="001F24BC" w:rsidRPr="004A564B">
        <w:rPr>
          <w:rFonts w:ascii="Times New Roman" w:hAnsi="Times New Roman" w:cs="Times New Roman"/>
        </w:rPr>
        <w:t>were</w:t>
      </w:r>
      <w:r w:rsidRPr="004A564B">
        <w:rPr>
          <w:rFonts w:ascii="Times New Roman" w:hAnsi="Times New Roman" w:cs="Times New Roman"/>
        </w:rPr>
        <w:t xml:space="preserve"> measured with a</w:t>
      </w:r>
      <w:r w:rsidR="009220A1">
        <w:rPr>
          <w:rFonts w:ascii="Times New Roman" w:hAnsi="Times New Roman" w:cs="Times New Roman"/>
        </w:rPr>
        <w:t xml:space="preserve"> validated</w:t>
      </w:r>
      <w:r w:rsidRPr="004A564B">
        <w:rPr>
          <w:rFonts w:ascii="Times New Roman" w:hAnsi="Times New Roman" w:cs="Times New Roman"/>
        </w:rPr>
        <w:t xml:space="preserve"> mobile</w:t>
      </w:r>
      <w:r w:rsidR="001F24BC" w:rsidRPr="004A564B">
        <w:rPr>
          <w:rFonts w:ascii="Times New Roman" w:hAnsi="Times New Roman" w:cs="Times New Roman"/>
        </w:rPr>
        <w:t xml:space="preserve"> phone</w:t>
      </w:r>
      <w:r w:rsidR="009C5D8C">
        <w:rPr>
          <w:rFonts w:ascii="Times New Roman" w:hAnsi="Times New Roman" w:cs="Times New Roman"/>
        </w:rPr>
        <w:t xml:space="preserve"> approach avoidance task in which p</w:t>
      </w:r>
      <w:r w:rsidRPr="004A564B">
        <w:rPr>
          <w:rFonts w:ascii="Times New Roman" w:hAnsi="Times New Roman" w:cs="Times New Roman"/>
        </w:rPr>
        <w:t xml:space="preserve">articipants </w:t>
      </w:r>
      <w:r w:rsidR="001F24BC" w:rsidRPr="004A564B">
        <w:rPr>
          <w:rFonts w:ascii="Times New Roman" w:hAnsi="Times New Roman" w:cs="Times New Roman"/>
        </w:rPr>
        <w:t>were</w:t>
      </w:r>
      <w:r w:rsidRPr="004A564B">
        <w:rPr>
          <w:rFonts w:ascii="Times New Roman" w:hAnsi="Times New Roman" w:cs="Times New Roman"/>
        </w:rPr>
        <w:t xml:space="preserve"> </w:t>
      </w:r>
      <w:r w:rsidR="009C5D8C">
        <w:rPr>
          <w:rFonts w:ascii="Times New Roman" w:hAnsi="Times New Roman" w:cs="Times New Roman"/>
        </w:rPr>
        <w:t>presented pictures of food and non-food objects</w:t>
      </w:r>
      <w:r w:rsidR="009220A1">
        <w:rPr>
          <w:rFonts w:ascii="Times New Roman" w:hAnsi="Times New Roman" w:cs="Times New Roman"/>
        </w:rPr>
        <w:t xml:space="preserve"> </w:t>
      </w:r>
      <w:r w:rsidR="009220A1">
        <w:rPr>
          <w:rFonts w:ascii="Times New Roman" w:hAnsi="Times New Roman" w:cs="Times New Roman"/>
        </w:rPr>
        <w:fldChar w:fldCharType="begin"/>
      </w:r>
      <w:r w:rsidR="009220A1">
        <w:rPr>
          <w:rFonts w:ascii="Times New Roman" w:hAnsi="Times New Roman" w:cs="Times New Roman"/>
        </w:rPr>
        <w:instrText xml:space="preserve"> ADDIN ZOTERO_ITEM CSL_CITATION {"citationID":"btAtVljy","properties":{"formattedCitation":"[18]","plainCitation":"[18]","noteIndex":0},"citationItems":[{"id":4560,"uris":["http://zotero.org/users/5869905/items/BSNGT8YG"],"itemData":{"id":4560,"type":"article-journal","container-title":"Behavior Research Methods","issue":"5","note":"publisher: Springer","page":"2085–2097","source":"Google Scholar","title":"A mobile approach-avoidance task","volume":"52","author":[{"family":"Zech","given":"Hilmar G."},{"family":"Rotteveel","given":"Mark"},{"family":"Dijk","given":"Wilco W.","non-dropping-particle":"van"},{"family":"Dillen","given":"Lotte F.","non-dropping-particle":"van"}],"issued":{"date-parts":[["2020"]]}}}],"schema":"https://github.com/citation-style-language/schema/raw/master/csl-citation.json"} </w:instrText>
      </w:r>
      <w:r w:rsidR="009220A1">
        <w:rPr>
          <w:rFonts w:ascii="Times New Roman" w:hAnsi="Times New Roman" w:cs="Times New Roman"/>
        </w:rPr>
        <w:fldChar w:fldCharType="separate"/>
      </w:r>
      <w:r w:rsidR="009220A1" w:rsidRPr="009220A1">
        <w:rPr>
          <w:rFonts w:ascii="Times New Roman" w:hAnsi="Times New Roman" w:cs="Times New Roman"/>
        </w:rPr>
        <w:t>[18]</w:t>
      </w:r>
      <w:r w:rsidR="009220A1">
        <w:rPr>
          <w:rFonts w:ascii="Times New Roman" w:hAnsi="Times New Roman" w:cs="Times New Roman"/>
        </w:rPr>
        <w:fldChar w:fldCharType="end"/>
      </w:r>
      <w:r w:rsidRPr="004A564B">
        <w:rPr>
          <w:rFonts w:ascii="Times New Roman" w:hAnsi="Times New Roman" w:cs="Times New Roman"/>
        </w:rPr>
        <w:t xml:space="preserve">. </w:t>
      </w:r>
      <w:ins w:id="10" w:author="Hilmar Zech" w:date="2022-04-15T11:17:00Z">
        <w:r w:rsidR="00E54F1A">
          <w:rPr>
            <w:rFonts w:ascii="Times New Roman" w:hAnsi="Times New Roman" w:cs="Times New Roman"/>
          </w:rPr>
          <w:t>The task con</w:t>
        </w:r>
        <w:r w:rsidR="00B460B1">
          <w:rPr>
            <w:rFonts w:ascii="Times New Roman" w:hAnsi="Times New Roman" w:cs="Times New Roman"/>
          </w:rPr>
          <w:t xml:space="preserve">sisted of two blocks: In </w:t>
        </w:r>
      </w:ins>
      <w:ins w:id="11" w:author="Hilmar Zech" w:date="2022-04-15T11:20:00Z">
        <w:r w:rsidR="006E756F">
          <w:rPr>
            <w:rFonts w:ascii="Times New Roman" w:hAnsi="Times New Roman" w:cs="Times New Roman"/>
          </w:rPr>
          <w:t>one</w:t>
        </w:r>
      </w:ins>
      <w:ins w:id="12" w:author="Hilmar Zech" w:date="2022-04-15T11:17:00Z">
        <w:r w:rsidR="00B460B1">
          <w:rPr>
            <w:rFonts w:ascii="Times New Roman" w:hAnsi="Times New Roman" w:cs="Times New Roman"/>
          </w:rPr>
          <w:t xml:space="preserve"> block, participants were asked </w:t>
        </w:r>
      </w:ins>
      <w:ins w:id="13" w:author="Hilmar Zech" w:date="2022-04-15T11:20:00Z">
        <w:r w:rsidR="006E756F">
          <w:rPr>
            <w:rFonts w:ascii="Times New Roman" w:hAnsi="Times New Roman" w:cs="Times New Roman"/>
          </w:rPr>
          <w:t>approach food</w:t>
        </w:r>
      </w:ins>
      <w:ins w:id="14" w:author="Hilmar Zech" w:date="2022-04-15T11:22:00Z">
        <w:r w:rsidR="00AF73A1">
          <w:rPr>
            <w:rFonts w:ascii="Times New Roman" w:hAnsi="Times New Roman" w:cs="Times New Roman"/>
          </w:rPr>
          <w:t>s</w:t>
        </w:r>
      </w:ins>
      <w:ins w:id="15" w:author="Hilmar Zech" w:date="2022-04-15T11:20:00Z">
        <w:r w:rsidR="006E756F">
          <w:rPr>
            <w:rFonts w:ascii="Times New Roman" w:hAnsi="Times New Roman" w:cs="Times New Roman"/>
          </w:rPr>
          <w:t xml:space="preserve"> by pulling </w:t>
        </w:r>
      </w:ins>
      <w:ins w:id="16" w:author="Hilmar Zech" w:date="2022-04-15T11:22:00Z">
        <w:r w:rsidR="00AF73A1">
          <w:rPr>
            <w:rFonts w:ascii="Times New Roman" w:hAnsi="Times New Roman" w:cs="Times New Roman"/>
          </w:rPr>
          <w:t>them</w:t>
        </w:r>
      </w:ins>
      <w:ins w:id="17" w:author="Hilmar Zech" w:date="2022-04-15T11:20:00Z">
        <w:r w:rsidR="006E756F">
          <w:rPr>
            <w:rFonts w:ascii="Times New Roman" w:hAnsi="Times New Roman" w:cs="Times New Roman"/>
          </w:rPr>
          <w:t xml:space="preserve"> towards themselves and to avoid objects by pushing them away</w:t>
        </w:r>
      </w:ins>
      <w:ins w:id="18" w:author="Hilmar Zech" w:date="2022-04-15T11:21:00Z">
        <w:r w:rsidR="006E756F">
          <w:rPr>
            <w:rFonts w:ascii="Times New Roman" w:hAnsi="Times New Roman" w:cs="Times New Roman"/>
          </w:rPr>
          <w:t xml:space="preserve">. In the other block, they </w:t>
        </w:r>
        <w:r w:rsidR="00AF73A1">
          <w:rPr>
            <w:rFonts w:ascii="Times New Roman" w:hAnsi="Times New Roman" w:cs="Times New Roman"/>
          </w:rPr>
          <w:t>were asked to do the opposite—to avoid food</w:t>
        </w:r>
      </w:ins>
      <w:ins w:id="19" w:author="Hilmar Zech" w:date="2022-04-15T11:22:00Z">
        <w:r w:rsidR="00AF73A1">
          <w:rPr>
            <w:rFonts w:ascii="Times New Roman" w:hAnsi="Times New Roman" w:cs="Times New Roman"/>
          </w:rPr>
          <w:t>s</w:t>
        </w:r>
      </w:ins>
      <w:ins w:id="20" w:author="Hilmar Zech" w:date="2022-04-15T11:21:00Z">
        <w:r w:rsidR="00AF73A1">
          <w:rPr>
            <w:rFonts w:ascii="Times New Roman" w:hAnsi="Times New Roman" w:cs="Times New Roman"/>
          </w:rPr>
          <w:t xml:space="preserve"> and to approach objects. During each movement reaction times and response forces were measured. </w:t>
        </w:r>
      </w:ins>
      <w:ins w:id="21" w:author="Hilmar Zech" w:date="2022-04-15T11:23:00Z">
        <w:r w:rsidR="00E34AE2">
          <w:rPr>
            <w:rFonts w:ascii="Times New Roman" w:hAnsi="Times New Roman" w:cs="Times New Roman"/>
          </w:rPr>
          <w:t>Food a</w:t>
        </w:r>
        <w:r w:rsidR="00A91B59">
          <w:rPr>
            <w:rFonts w:ascii="Times New Roman" w:hAnsi="Times New Roman" w:cs="Times New Roman"/>
          </w:rPr>
          <w:t>pproach tendencies are calculated by comparing how fast</w:t>
        </w:r>
      </w:ins>
      <w:ins w:id="22" w:author="Hilmar Zech" w:date="2022-04-15T11:24:00Z">
        <w:r w:rsidR="00E34AE2">
          <w:rPr>
            <w:rFonts w:ascii="Times New Roman" w:hAnsi="Times New Roman" w:cs="Times New Roman"/>
          </w:rPr>
          <w:t>/</w:t>
        </w:r>
      </w:ins>
      <w:ins w:id="23" w:author="Hilmar Zech" w:date="2022-04-15T11:23:00Z">
        <w:r w:rsidR="00A91B59">
          <w:rPr>
            <w:rFonts w:ascii="Times New Roman" w:hAnsi="Times New Roman" w:cs="Times New Roman"/>
          </w:rPr>
          <w:t xml:space="preserve">strong participants </w:t>
        </w:r>
        <w:r w:rsidR="00E34AE2">
          <w:rPr>
            <w:rFonts w:ascii="Times New Roman" w:hAnsi="Times New Roman" w:cs="Times New Roman"/>
          </w:rPr>
          <w:t>approach foods</w:t>
        </w:r>
      </w:ins>
      <w:ins w:id="24" w:author="Hilmar Zech" w:date="2022-04-15T11:24:00Z">
        <w:r w:rsidR="00E34AE2">
          <w:rPr>
            <w:rFonts w:ascii="Times New Roman" w:hAnsi="Times New Roman" w:cs="Times New Roman"/>
          </w:rPr>
          <w:t xml:space="preserve"> compared to avoiding </w:t>
        </w:r>
        <w:commentRangeStart w:id="25"/>
        <w:r w:rsidR="00E34AE2">
          <w:rPr>
            <w:rFonts w:ascii="Times New Roman" w:hAnsi="Times New Roman" w:cs="Times New Roman"/>
          </w:rPr>
          <w:t>them</w:t>
        </w:r>
        <w:commentRangeEnd w:id="25"/>
        <w:r w:rsidR="00E34AE2">
          <w:rPr>
            <w:rStyle w:val="CommentReference"/>
            <w:lang w:val="nl-NL"/>
          </w:rPr>
          <w:commentReference w:id="25"/>
        </w:r>
      </w:ins>
      <w:ins w:id="26" w:author="Hilmar Zech" w:date="2022-04-15T11:23:00Z">
        <w:r w:rsidR="00E34AE2">
          <w:rPr>
            <w:rFonts w:ascii="Times New Roman" w:hAnsi="Times New Roman" w:cs="Times New Roman"/>
          </w:rPr>
          <w:t>.</w:t>
        </w:r>
      </w:ins>
      <w:del w:id="27" w:author="Hilmar Zech" w:date="2022-04-15T11:20:00Z">
        <w:r w:rsidRPr="004A564B" w:rsidDel="006E756F">
          <w:rPr>
            <w:rFonts w:ascii="Times New Roman" w:hAnsi="Times New Roman" w:cs="Times New Roman"/>
          </w:rPr>
          <w:delText xml:space="preserve">In incongruent </w:delText>
        </w:r>
      </w:del>
      <w:del w:id="28" w:author="Hilmar Zech" w:date="2022-04-15T11:17:00Z">
        <w:r w:rsidRPr="004A564B" w:rsidDel="00B460B1">
          <w:rPr>
            <w:rFonts w:ascii="Times New Roman" w:hAnsi="Times New Roman" w:cs="Times New Roman"/>
          </w:rPr>
          <w:delText xml:space="preserve">blocks of the </w:delText>
        </w:r>
        <w:r w:rsidR="00670E53" w:rsidRPr="004A564B" w:rsidDel="00B460B1">
          <w:rPr>
            <w:rFonts w:ascii="Times New Roman" w:hAnsi="Times New Roman" w:cs="Times New Roman"/>
          </w:rPr>
          <w:delText>task</w:delText>
        </w:r>
      </w:del>
      <w:del w:id="29" w:author="Hilmar Zech" w:date="2022-04-15T11:20:00Z">
        <w:r w:rsidR="00670E53" w:rsidRPr="004A564B" w:rsidDel="006E756F">
          <w:rPr>
            <w:rFonts w:ascii="Times New Roman" w:hAnsi="Times New Roman" w:cs="Times New Roman"/>
          </w:rPr>
          <w:delText>,</w:delText>
        </w:r>
        <w:r w:rsidRPr="004A564B" w:rsidDel="006E756F">
          <w:rPr>
            <w:rFonts w:ascii="Times New Roman" w:hAnsi="Times New Roman" w:cs="Times New Roman"/>
          </w:rPr>
          <w:delText xml:space="preserve"> they </w:delText>
        </w:r>
        <w:r w:rsidR="00670E53" w:rsidRPr="004A564B" w:rsidDel="006E756F">
          <w:rPr>
            <w:rFonts w:ascii="Times New Roman" w:hAnsi="Times New Roman" w:cs="Times New Roman"/>
          </w:rPr>
          <w:delText>were</w:delText>
        </w:r>
        <w:r w:rsidRPr="004A564B" w:rsidDel="006E756F">
          <w:rPr>
            <w:rFonts w:ascii="Times New Roman" w:hAnsi="Times New Roman" w:cs="Times New Roman"/>
          </w:rPr>
          <w:delText xml:space="preserve"> asked to do the opposite</w:delText>
        </w:r>
      </w:del>
      <w:del w:id="30" w:author="Hilmar Zech" w:date="2022-04-15T11:17:00Z">
        <w:r w:rsidRPr="004A564B" w:rsidDel="00B460B1">
          <w:rPr>
            <w:rFonts w:ascii="Times New Roman" w:hAnsi="Times New Roman" w:cs="Times New Roman"/>
          </w:rPr>
          <w:delText xml:space="preserve">- </w:delText>
        </w:r>
      </w:del>
      <w:del w:id="31" w:author="Hilmar Zech" w:date="2022-04-15T11:20:00Z">
        <w:r w:rsidRPr="004A564B" w:rsidDel="006E756F">
          <w:rPr>
            <w:rFonts w:ascii="Times New Roman" w:hAnsi="Times New Roman" w:cs="Times New Roman"/>
          </w:rPr>
          <w:delText>pull the objects and push away the food</w:delText>
        </w:r>
      </w:del>
      <w:del w:id="32" w:author="Hilmar Zech" w:date="2022-04-15T11:18:00Z">
        <w:r w:rsidRPr="004A564B" w:rsidDel="00B460B1">
          <w:rPr>
            <w:rFonts w:ascii="Times New Roman" w:hAnsi="Times New Roman" w:cs="Times New Roman"/>
          </w:rPr>
          <w:delText xml:space="preserve"> items</w:delText>
        </w:r>
      </w:del>
      <w:del w:id="33" w:author="Hilmar Zech" w:date="2022-04-15T11:20:00Z">
        <w:r w:rsidR="004C4B35" w:rsidDel="006E756F">
          <w:rPr>
            <w:rFonts w:ascii="Times New Roman" w:hAnsi="Times New Roman" w:cs="Times New Roman"/>
          </w:rPr>
          <w:delText>. Tendency to pull food items fas</w:delText>
        </w:r>
        <w:r w:rsidR="00E65B66" w:rsidDel="006E756F">
          <w:rPr>
            <w:rFonts w:ascii="Times New Roman" w:hAnsi="Times New Roman" w:cs="Times New Roman"/>
          </w:rPr>
          <w:delText>ter than push</w:delText>
        </w:r>
        <w:r w:rsidR="004C4B35" w:rsidDel="006E756F">
          <w:rPr>
            <w:rFonts w:ascii="Times New Roman" w:hAnsi="Times New Roman" w:cs="Times New Roman"/>
          </w:rPr>
          <w:delText xml:space="preserve"> them </w:delText>
        </w:r>
      </w:del>
      <w:del w:id="34" w:author="Hilmar Zech" w:date="2022-04-15T11:18:00Z">
        <w:r w:rsidR="004C4B35" w:rsidDel="007B131A">
          <w:rPr>
            <w:rFonts w:ascii="Times New Roman" w:hAnsi="Times New Roman" w:cs="Times New Roman"/>
          </w:rPr>
          <w:delText xml:space="preserve">would </w:delText>
        </w:r>
      </w:del>
      <w:del w:id="35" w:author="Hilmar Zech" w:date="2022-04-15T11:20:00Z">
        <w:r w:rsidR="004C4B35" w:rsidDel="006E756F">
          <w:rPr>
            <w:rFonts w:ascii="Times New Roman" w:hAnsi="Times New Roman" w:cs="Times New Roman"/>
          </w:rPr>
          <w:delText xml:space="preserve">indicate </w:delText>
        </w:r>
      </w:del>
      <w:del w:id="36" w:author="Hilmar Zech" w:date="2022-04-15T11:18:00Z">
        <w:r w:rsidR="004C4B35" w:rsidDel="007B131A">
          <w:rPr>
            <w:rFonts w:ascii="Times New Roman" w:hAnsi="Times New Roman" w:cs="Times New Roman"/>
          </w:rPr>
          <w:delText xml:space="preserve">the </w:delText>
        </w:r>
      </w:del>
      <w:del w:id="37" w:author="Hilmar Zech" w:date="2022-04-15T11:20:00Z">
        <w:r w:rsidR="004C4B35" w:rsidDel="006E756F">
          <w:rPr>
            <w:rFonts w:ascii="Times New Roman" w:hAnsi="Times New Roman" w:cs="Times New Roman"/>
          </w:rPr>
          <w:delText xml:space="preserve">approach </w:delText>
        </w:r>
      </w:del>
      <w:del w:id="38" w:author="Hilmar Zech" w:date="2022-04-15T11:18:00Z">
        <w:r w:rsidR="004C4B35" w:rsidDel="007B131A">
          <w:rPr>
            <w:rFonts w:ascii="Times New Roman" w:hAnsi="Times New Roman" w:cs="Times New Roman"/>
          </w:rPr>
          <w:delText>tendency toward</w:delText>
        </w:r>
        <w:r w:rsidR="00E65B66" w:rsidDel="007B131A">
          <w:rPr>
            <w:rFonts w:ascii="Times New Roman" w:hAnsi="Times New Roman" w:cs="Times New Roman"/>
          </w:rPr>
          <w:delText>s</w:delText>
        </w:r>
        <w:r w:rsidR="004C4B35" w:rsidDel="007B131A">
          <w:rPr>
            <w:rFonts w:ascii="Times New Roman" w:hAnsi="Times New Roman" w:cs="Times New Roman"/>
          </w:rPr>
          <w:delText xml:space="preserve"> </w:delText>
        </w:r>
      </w:del>
      <w:del w:id="39" w:author="Hilmar Zech" w:date="2022-04-15T11:20:00Z">
        <w:r w:rsidR="004C4B35" w:rsidDel="006E756F">
          <w:rPr>
            <w:rFonts w:ascii="Times New Roman" w:hAnsi="Times New Roman" w:cs="Times New Roman"/>
          </w:rPr>
          <w:delText>food</w:delText>
        </w:r>
      </w:del>
      <w:r w:rsidR="004C4B35">
        <w:rPr>
          <w:rFonts w:ascii="Times New Roman" w:hAnsi="Times New Roman" w:cs="Times New Roman"/>
        </w:rPr>
        <w:t xml:space="preserve">. </w:t>
      </w:r>
    </w:p>
    <w:p w14:paraId="50315384" w14:textId="65FAA1B9" w:rsidR="0083582D" w:rsidRPr="002B4401" w:rsidRDefault="0089287A" w:rsidP="00F870B9">
      <w:pPr>
        <w:spacing w:before="120" w:after="120" w:line="360" w:lineRule="auto"/>
        <w:contextualSpacing/>
        <w:rPr>
          <w:rFonts w:ascii="Times New Roman" w:hAnsi="Times New Roman" w:cs="Times New Roman"/>
        </w:rPr>
      </w:pPr>
      <w:r w:rsidRPr="002B4401">
        <w:rPr>
          <w:rFonts w:ascii="Times New Roman" w:hAnsi="Times New Roman" w:cs="Times New Roman"/>
          <w:i/>
          <w:iCs/>
        </w:rPr>
        <w:t>Food consumption</w:t>
      </w:r>
      <w:r w:rsidRPr="002B4401">
        <w:rPr>
          <w:rFonts w:ascii="Times New Roman" w:hAnsi="Times New Roman" w:cs="Times New Roman"/>
        </w:rPr>
        <w:t xml:space="preserve"> </w:t>
      </w:r>
      <w:r w:rsidR="0083582D" w:rsidRPr="002B4401">
        <w:rPr>
          <w:rFonts w:ascii="Times New Roman" w:hAnsi="Times New Roman" w:cs="Times New Roman"/>
        </w:rPr>
        <w:t>was</w:t>
      </w:r>
      <w:r w:rsidRPr="002B4401">
        <w:rPr>
          <w:rFonts w:ascii="Times New Roman" w:hAnsi="Times New Roman" w:cs="Times New Roman"/>
        </w:rPr>
        <w:t xml:space="preserve"> measured with a </w:t>
      </w:r>
      <w:r w:rsidR="00A81B01">
        <w:rPr>
          <w:rFonts w:ascii="Times New Roman" w:hAnsi="Times New Roman" w:cs="Times New Roman"/>
        </w:rPr>
        <w:t>b</w:t>
      </w:r>
      <w:r w:rsidRPr="002B4401">
        <w:rPr>
          <w:rFonts w:ascii="Times New Roman" w:hAnsi="Times New Roman" w:cs="Times New Roman"/>
        </w:rPr>
        <w:t>ogus</w:t>
      </w:r>
      <w:r w:rsidR="008435CD">
        <w:rPr>
          <w:rFonts w:ascii="Times New Roman" w:hAnsi="Times New Roman" w:cs="Times New Roman"/>
        </w:rPr>
        <w:t xml:space="preserve"> taste</w:t>
      </w:r>
      <w:r w:rsidRPr="002B4401">
        <w:rPr>
          <w:rFonts w:ascii="Times New Roman" w:hAnsi="Times New Roman" w:cs="Times New Roman"/>
        </w:rPr>
        <w:t xml:space="preserve"> test</w:t>
      </w:r>
      <w:r w:rsidR="008435CD">
        <w:rPr>
          <w:rFonts w:ascii="Times New Roman" w:hAnsi="Times New Roman" w:cs="Times New Roman"/>
        </w:rPr>
        <w:t xml:space="preserve"> adapted from previous studies </w:t>
      </w:r>
      <w:r w:rsidR="008435CD">
        <w:rPr>
          <w:rFonts w:ascii="Times New Roman" w:hAnsi="Times New Roman" w:cs="Times New Roman"/>
        </w:rPr>
        <w:fldChar w:fldCharType="begin"/>
      </w:r>
      <w:r w:rsidR="009220A1">
        <w:rPr>
          <w:rFonts w:ascii="Times New Roman" w:hAnsi="Times New Roman" w:cs="Times New Roman"/>
        </w:rPr>
        <w:instrText xml:space="preserve"> ADDIN ZOTERO_ITEM CSL_CITATION {"citationID":"kydc0UZw","properties":{"formattedCitation":"[19, 20]","plainCitation":"[19, 20]","noteIndex":0},"citationItems":[{"id":4501,"uris":["http://zotero.org/users/5869905/items/JC7WCU9M"],"itemData":{"id":4501,"type":"article-journal","container-title":"Contemporary clinical trials","note":"publisher: Elsevier","page":"85–91","source":"Google Scholar","title":"Enhancing inhibitory learning to reduce overeating: Design and rationale of a cue exposure therapy trial in overweight and obese women","title-short":"Enhancing inhibitory learning to reduce overeating","volume":"49","author":[{"family":"Akker","given":"Karolien","non-dropping-particle":"van den"},{"family":"Schyns","given":"Ghislaine"},{"family":"Jansen","given":"Anita"}],"issued":{"date-parts":[["2016"]]}}},{"id":4472,"uris":["http://zotero.org/users/5869905/items/P32V5WKK"],"itemData":{"id":4472,"type":"article-journal","container-title":"PloS one","issue":"7","note":"publisher: Public Library of Science San Francisco, CA USA","page":"e0201309","source":"Google Scholar","title":"The effects of a gamified approach avoidance training and verbal suggestions on food outcomes","volume":"13","author":[{"family":"Schakel","given":"Lemmy"},{"family":"Veldhuijzen","given":"Dieuwke S."},{"family":"Middendorp","given":"Henriët","dropping-particle":"van"},{"family":"Dessel","given":"Pieter Van"},{"family":"Houwer","given":"Jan De"},{"family":"Bidarra","given":"Rafael"},{"family":"Evers","given":"Andrea WM"}],"issued":{"date-parts":[["2018"]]}}}],"schema":"https://github.com/citation-style-language/schema/raw/master/csl-citation.json"} </w:instrText>
      </w:r>
      <w:r w:rsidR="008435CD">
        <w:rPr>
          <w:rFonts w:ascii="Times New Roman" w:hAnsi="Times New Roman" w:cs="Times New Roman"/>
        </w:rPr>
        <w:fldChar w:fldCharType="separate"/>
      </w:r>
      <w:r w:rsidR="009220A1" w:rsidRPr="009220A1">
        <w:rPr>
          <w:rFonts w:ascii="Times New Roman" w:hAnsi="Times New Roman" w:cs="Times New Roman"/>
        </w:rPr>
        <w:t>[19, 20]</w:t>
      </w:r>
      <w:r w:rsidR="008435CD">
        <w:rPr>
          <w:rFonts w:ascii="Times New Roman" w:hAnsi="Times New Roman" w:cs="Times New Roman"/>
        </w:rPr>
        <w:fldChar w:fldCharType="end"/>
      </w:r>
      <w:r w:rsidRPr="002B4401">
        <w:rPr>
          <w:rFonts w:ascii="Times New Roman" w:hAnsi="Times New Roman" w:cs="Times New Roman"/>
        </w:rPr>
        <w:t xml:space="preserve">. </w:t>
      </w:r>
      <w:r w:rsidR="00B90030" w:rsidRPr="002B4401">
        <w:rPr>
          <w:rFonts w:ascii="Times New Roman" w:hAnsi="Times New Roman" w:cs="Times New Roman"/>
        </w:rPr>
        <w:t xml:space="preserve">At the end of day 1 and 2, participants were offered several snacks: nuts, cucumbers, blueberries, tomatoes, red pepper and carrots. They were allowed to eat as much as they wanted to. Afterwards, the weight of the eaten snacks was measured and the total number of calories eaten was calculated. </w:t>
      </w:r>
      <w:r w:rsidR="00CF7E8B">
        <w:rPr>
          <w:rFonts w:ascii="Times New Roman" w:hAnsi="Times New Roman" w:cs="Times New Roman"/>
        </w:rPr>
        <w:t xml:space="preserve">This task was used to measure the food consumption in previous research </w:t>
      </w:r>
      <w:r w:rsidR="00AE7019">
        <w:rPr>
          <w:rFonts w:ascii="Times New Roman" w:hAnsi="Times New Roman" w:cs="Times New Roman"/>
        </w:rPr>
        <w:fldChar w:fldCharType="begin"/>
      </w:r>
      <w:r w:rsidR="009220A1">
        <w:rPr>
          <w:rFonts w:ascii="Times New Roman" w:hAnsi="Times New Roman" w:cs="Times New Roman"/>
        </w:rPr>
        <w:instrText xml:space="preserve"> ADDIN ZOTERO_ITEM CSL_CITATION {"citationID":"8b4aE2nH","properties":{"formattedCitation":"[20]","plainCitation":"[20]","noteIndex":0},"citationItems":[{"id":4472,"uris":["http://zotero.org/users/5869905/items/P32V5WKK"],"itemData":{"id":4472,"type":"article-journal","container-title":"PloS one","issue":"7","note":"publisher: Public Library of Science San Francisco, CA USA","page":"e0201309","source":"Google Scholar","title":"The effects of a gamified approach avoidance training and verbal suggestions on food outcomes","volume":"13","author":[{"family":"Schakel","given":"Lemmy"},{"family":"Veldhuijzen","given":"Dieuwke S."},{"family":"Middendorp","given":"Henriët","dropping-particle":"van"},{"family":"Dessel","given":"Pieter Van"},{"family":"Houwer","given":"Jan De"},{"family":"Bidarra","given":"Rafael"},{"family":"Evers","given":"Andrea WM"}],"issued":{"date-parts":[["2018"]]}}}],"schema":"https://github.com/citation-style-language/schema/raw/master/csl-citation.json"} </w:instrText>
      </w:r>
      <w:r w:rsidR="00AE7019">
        <w:rPr>
          <w:rFonts w:ascii="Times New Roman" w:hAnsi="Times New Roman" w:cs="Times New Roman"/>
        </w:rPr>
        <w:fldChar w:fldCharType="separate"/>
      </w:r>
      <w:r w:rsidR="009220A1" w:rsidRPr="009220A1">
        <w:rPr>
          <w:rFonts w:ascii="Times New Roman" w:hAnsi="Times New Roman" w:cs="Times New Roman"/>
        </w:rPr>
        <w:t>[20]</w:t>
      </w:r>
      <w:r w:rsidR="00AE7019">
        <w:rPr>
          <w:rFonts w:ascii="Times New Roman" w:hAnsi="Times New Roman" w:cs="Times New Roman"/>
        </w:rPr>
        <w:fldChar w:fldCharType="end"/>
      </w:r>
      <w:r w:rsidR="00CF7E8B">
        <w:rPr>
          <w:rFonts w:ascii="Times New Roman" w:hAnsi="Times New Roman" w:cs="Times New Roman"/>
        </w:rPr>
        <w:t>.</w:t>
      </w:r>
    </w:p>
    <w:p w14:paraId="5A08BF77" w14:textId="132FC9AE" w:rsidR="00123821" w:rsidRPr="002B4401" w:rsidRDefault="00123821" w:rsidP="00F870B9">
      <w:pPr>
        <w:spacing w:before="120" w:after="120" w:line="360" w:lineRule="auto"/>
        <w:contextualSpacing/>
        <w:rPr>
          <w:rFonts w:ascii="Times New Roman" w:hAnsi="Times New Roman" w:cs="Times New Roman"/>
        </w:rPr>
      </w:pPr>
      <w:r w:rsidRPr="008163EA">
        <w:rPr>
          <w:rFonts w:ascii="Times New Roman" w:hAnsi="Times New Roman" w:cs="Times New Roman"/>
          <w:i/>
          <w:iCs/>
        </w:rPr>
        <w:t>Memory</w:t>
      </w:r>
      <w:r w:rsidRPr="002B4401">
        <w:rPr>
          <w:rFonts w:ascii="Times New Roman" w:hAnsi="Times New Roman" w:cs="Times New Roman"/>
        </w:rPr>
        <w:t xml:space="preserve"> </w:t>
      </w:r>
      <w:r w:rsidR="00670E53" w:rsidRPr="002B4401">
        <w:rPr>
          <w:rFonts w:ascii="Times New Roman" w:hAnsi="Times New Roman" w:cs="Times New Roman"/>
        </w:rPr>
        <w:t>was</w:t>
      </w:r>
      <w:r w:rsidR="004C4B35">
        <w:rPr>
          <w:rFonts w:ascii="Times New Roman" w:hAnsi="Times New Roman" w:cs="Times New Roman"/>
        </w:rPr>
        <w:t xml:space="preserve"> assessed by the auditory verbal learning t</w:t>
      </w:r>
      <w:r w:rsidRPr="002B4401">
        <w:rPr>
          <w:rFonts w:ascii="Times New Roman" w:hAnsi="Times New Roman" w:cs="Times New Roman"/>
        </w:rPr>
        <w:t xml:space="preserve">est in which 15 words </w:t>
      </w:r>
      <w:r w:rsidR="00670E53" w:rsidRPr="002B4401">
        <w:rPr>
          <w:rFonts w:ascii="Times New Roman" w:hAnsi="Times New Roman" w:cs="Times New Roman"/>
        </w:rPr>
        <w:t>were</w:t>
      </w:r>
      <w:r w:rsidRPr="002B4401">
        <w:rPr>
          <w:rFonts w:ascii="Times New Roman" w:hAnsi="Times New Roman" w:cs="Times New Roman"/>
        </w:rPr>
        <w:t xml:space="preserve"> read to participants 5 times </w:t>
      </w:r>
      <w:r w:rsidR="006A6039">
        <w:rPr>
          <w:rFonts w:ascii="Times New Roman" w:hAnsi="Times New Roman" w:cs="Times New Roman"/>
        </w:rPr>
        <w:t>and participants were asked to repeat all the words they could remember after each reading</w:t>
      </w:r>
      <w:r w:rsidRPr="002B4401">
        <w:rPr>
          <w:rFonts w:ascii="Times New Roman" w:hAnsi="Times New Roman" w:cs="Times New Roman"/>
        </w:rPr>
        <w:t xml:space="preserve">. </w:t>
      </w:r>
      <w:r w:rsidR="005F205B">
        <w:rPr>
          <w:rFonts w:ascii="Times New Roman" w:hAnsi="Times New Roman" w:cs="Times New Roman"/>
        </w:rPr>
        <w:t>Fifteen</w:t>
      </w:r>
      <w:r w:rsidRPr="002B4401">
        <w:rPr>
          <w:rFonts w:ascii="Times New Roman" w:hAnsi="Times New Roman" w:cs="Times New Roman"/>
        </w:rPr>
        <w:t xml:space="preserve"> minutes after the first assessment participants </w:t>
      </w:r>
      <w:r w:rsidR="00670E53" w:rsidRPr="002B4401">
        <w:rPr>
          <w:rFonts w:ascii="Times New Roman" w:hAnsi="Times New Roman" w:cs="Times New Roman"/>
        </w:rPr>
        <w:t>were</w:t>
      </w:r>
      <w:r w:rsidRPr="002B4401">
        <w:rPr>
          <w:rFonts w:ascii="Times New Roman" w:hAnsi="Times New Roman" w:cs="Times New Roman"/>
        </w:rPr>
        <w:t xml:space="preserve"> asked to name the words, they still </w:t>
      </w:r>
      <w:r w:rsidR="00670E53" w:rsidRPr="002B4401">
        <w:rPr>
          <w:rFonts w:ascii="Times New Roman" w:hAnsi="Times New Roman" w:cs="Times New Roman"/>
        </w:rPr>
        <w:t>were</w:t>
      </w:r>
      <w:r w:rsidRPr="002B4401">
        <w:rPr>
          <w:rFonts w:ascii="Times New Roman" w:hAnsi="Times New Roman" w:cs="Times New Roman"/>
        </w:rPr>
        <w:t xml:space="preserve"> able to recall.</w:t>
      </w:r>
      <w:r w:rsidR="006A6039">
        <w:rPr>
          <w:rFonts w:ascii="Times New Roman" w:hAnsi="Times New Roman" w:cs="Times New Roman"/>
        </w:rPr>
        <w:t xml:space="preserve"> </w:t>
      </w:r>
      <w:r w:rsidR="00202F1C" w:rsidRPr="002B4401">
        <w:rPr>
          <w:rFonts w:ascii="Times New Roman" w:hAnsi="Times New Roman" w:cs="Times New Roman"/>
        </w:rPr>
        <w:t xml:space="preserve">This is a reliable test for measuring learning and memory </w:t>
      </w:r>
      <w:r w:rsidR="00202F1C" w:rsidRPr="002B4401">
        <w:rPr>
          <w:rFonts w:ascii="Times New Roman" w:hAnsi="Times New Roman" w:cs="Times New Roman"/>
        </w:rPr>
        <w:fldChar w:fldCharType="begin"/>
      </w:r>
      <w:r w:rsidR="009220A1">
        <w:rPr>
          <w:rFonts w:ascii="Times New Roman" w:hAnsi="Times New Roman" w:cs="Times New Roman"/>
        </w:rPr>
        <w:instrText xml:space="preserve"> ADDIN ZOTERO_ITEM CSL_CITATION {"citationID":"VDAEK5aj","properties":{"formattedCitation":"[21]","plainCitation":"[21]","noteIndex":0},"citationItems":[{"id":3675,"uris":["http://zotero.org/users/5869905/items/8KPV8TC9"],"itemData":{"id":3675,"type":"book","publisher":"Oxford University Press, USA","source":"Google Scholar","title":"Neuropsychological assessment","author":[{"family":"Lezak","given":"Muriel Deutsch"},{"family":"Howieson","given":"Diane B."},{"family":"Loring","given":"David W."},{"family":"Fischer","given":"Jill S."}],"issued":{"date-parts":[["2004"]]}}}],"schema":"https://github.com/citation-style-language/schema/raw/master/csl-citation.json"} </w:instrText>
      </w:r>
      <w:r w:rsidR="00202F1C" w:rsidRPr="002B4401">
        <w:rPr>
          <w:rFonts w:ascii="Times New Roman" w:hAnsi="Times New Roman" w:cs="Times New Roman"/>
        </w:rPr>
        <w:fldChar w:fldCharType="separate"/>
      </w:r>
      <w:r w:rsidR="009220A1" w:rsidRPr="009220A1">
        <w:rPr>
          <w:rFonts w:ascii="Times New Roman" w:hAnsi="Times New Roman" w:cs="Times New Roman"/>
        </w:rPr>
        <w:t>[21]</w:t>
      </w:r>
      <w:r w:rsidR="00202F1C" w:rsidRPr="002B4401">
        <w:rPr>
          <w:rFonts w:ascii="Times New Roman" w:hAnsi="Times New Roman" w:cs="Times New Roman"/>
        </w:rPr>
        <w:fldChar w:fldCharType="end"/>
      </w:r>
      <w:r w:rsidR="00202F1C" w:rsidRPr="002B4401">
        <w:rPr>
          <w:rFonts w:ascii="Times New Roman" w:hAnsi="Times New Roman" w:cs="Times New Roman"/>
        </w:rPr>
        <w:t xml:space="preserve">. </w:t>
      </w:r>
    </w:p>
    <w:p w14:paraId="79173DEA" w14:textId="77777777" w:rsidR="00202F1C" w:rsidRPr="00860F9B" w:rsidRDefault="00202F1C" w:rsidP="00202F1C">
      <w:pPr>
        <w:spacing w:before="120" w:after="120" w:line="360" w:lineRule="auto"/>
        <w:contextualSpacing/>
        <w:rPr>
          <w:rFonts w:ascii="Times New Roman" w:hAnsi="Times New Roman" w:cs="Times New Roman"/>
          <w:b/>
        </w:rPr>
      </w:pPr>
      <w:r w:rsidRPr="00860F9B">
        <w:rPr>
          <w:rFonts w:ascii="Times New Roman" w:hAnsi="Times New Roman" w:cs="Times New Roman"/>
          <w:b/>
          <w:bCs/>
        </w:rPr>
        <w:t xml:space="preserve">Statistical </w:t>
      </w:r>
      <w:r w:rsidRPr="00860F9B">
        <w:rPr>
          <w:rFonts w:ascii="Times New Roman" w:hAnsi="Times New Roman" w:cs="Times New Roman"/>
          <w:b/>
        </w:rPr>
        <w:t>analysis</w:t>
      </w:r>
    </w:p>
    <w:p w14:paraId="0BAF4441" w14:textId="58A0FD86" w:rsidR="00202F1C" w:rsidRPr="00860F9B" w:rsidRDefault="00202F1C" w:rsidP="00202F1C">
      <w:pPr>
        <w:spacing w:before="120" w:after="120" w:line="360" w:lineRule="auto"/>
        <w:rPr>
          <w:rFonts w:ascii="Times New Roman" w:hAnsi="Times New Roman" w:cs="Times New Roman"/>
        </w:rPr>
      </w:pPr>
      <w:r>
        <w:rPr>
          <w:rFonts w:ascii="Times New Roman" w:hAnsi="Times New Roman" w:cs="Times New Roman"/>
        </w:rPr>
        <w:lastRenderedPageBreak/>
        <w:t>The data analyses were</w:t>
      </w:r>
      <w:r w:rsidRPr="0027411D">
        <w:rPr>
          <w:rFonts w:ascii="Times New Roman" w:hAnsi="Times New Roman" w:cs="Times New Roman"/>
        </w:rPr>
        <w:t xml:space="preserve"> performed using SPSS Statistics version 21 (IBM Corporation, Armonk, NY) </w:t>
      </w:r>
      <w:r>
        <w:rPr>
          <w:rFonts w:ascii="Times New Roman" w:hAnsi="Times New Roman" w:cs="Times New Roman"/>
        </w:rPr>
        <w:t xml:space="preserve">and </w:t>
      </w:r>
      <w:r w:rsidRPr="00860F9B">
        <w:rPr>
          <w:rFonts w:ascii="Times New Roman" w:hAnsi="Times New Roman" w:cs="Times New Roman"/>
        </w:rPr>
        <w:t>RStudio (version 1.1.447; R version 4.0.4). The data and the code are made available</w:t>
      </w:r>
      <w:r w:rsidR="00EF7A5A">
        <w:rPr>
          <w:rFonts w:ascii="Times New Roman" w:hAnsi="Times New Roman" w:cs="Times New Roman"/>
        </w:rPr>
        <w:t xml:space="preserve"> on…</w:t>
      </w:r>
      <w:r w:rsidRPr="00860F9B">
        <w:rPr>
          <w:rFonts w:ascii="Times New Roman" w:hAnsi="Times New Roman" w:cs="Times New Roman"/>
        </w:rPr>
        <w:t xml:space="preserve"> </w:t>
      </w:r>
      <w:commentRangeStart w:id="40"/>
      <w:r w:rsidR="009220A1">
        <w:rPr>
          <w:rFonts w:ascii="Times New Roman" w:hAnsi="Times New Roman" w:cs="Times New Roman"/>
        </w:rPr>
        <w:t xml:space="preserve"> </w:t>
      </w:r>
      <w:commentRangeEnd w:id="40"/>
      <w:r w:rsidR="009220A1">
        <w:rPr>
          <w:rStyle w:val="CommentReference"/>
          <w:lang w:val="nl-NL"/>
        </w:rPr>
        <w:commentReference w:id="40"/>
      </w:r>
      <w:r>
        <w:rPr>
          <w:rFonts w:ascii="Times New Roman" w:hAnsi="Times New Roman" w:cs="Times New Roman"/>
        </w:rPr>
        <w:t xml:space="preserve">All analyses were performed with </w:t>
      </w:r>
      <w:r w:rsidRPr="0027411D">
        <w:rPr>
          <w:rFonts w:ascii="Times New Roman" w:hAnsi="Times New Roman" w:cs="Times New Roman"/>
        </w:rPr>
        <w:t>a 2-t</w:t>
      </w:r>
      <w:r w:rsidRPr="002B4401">
        <w:rPr>
          <w:rFonts w:ascii="Times New Roman" w:hAnsi="Times New Roman" w:cs="Times New Roman"/>
        </w:rPr>
        <w:t>ailed significance level of α &lt;.05.</w:t>
      </w:r>
      <w:r w:rsidRPr="00860F9B">
        <w:rPr>
          <w:rFonts w:ascii="Times New Roman" w:hAnsi="Times New Roman" w:cs="Times New Roman"/>
        </w:rPr>
        <w:t xml:space="preserve"> </w:t>
      </w:r>
    </w:p>
    <w:p w14:paraId="6C20B242" w14:textId="77777777" w:rsidR="0090541D" w:rsidRDefault="00202F1C" w:rsidP="00202F1C">
      <w:pPr>
        <w:spacing w:before="120" w:after="120" w:line="360" w:lineRule="auto"/>
        <w:rPr>
          <w:rFonts w:ascii="Times New Roman" w:hAnsi="Times New Roman" w:cs="Times New Roman"/>
        </w:rPr>
      </w:pPr>
      <w:r>
        <w:rPr>
          <w:rFonts w:ascii="Times New Roman" w:hAnsi="Times New Roman" w:cs="Times New Roman"/>
        </w:rPr>
        <w:t xml:space="preserve">A 2 condition (conditioned vs control) x 2 group (healthy vs patient) multivariate analysis of variance was used to compare the groups on the baseline characteristics: age, body mass index, baseline glucose, insulin and c-peptide values and baseline hunger. </w:t>
      </w:r>
    </w:p>
    <w:p w14:paraId="158B6C7F" w14:textId="7EE7F0AC" w:rsidR="00202F1C" w:rsidRDefault="00202F1C" w:rsidP="00202F1C">
      <w:pPr>
        <w:spacing w:before="120" w:after="120" w:line="360" w:lineRule="auto"/>
        <w:rPr>
          <w:rFonts w:ascii="Times New Roman" w:hAnsi="Times New Roman" w:cs="Times New Roman"/>
        </w:rPr>
      </w:pPr>
      <w:r w:rsidRPr="00860F9B">
        <w:rPr>
          <w:rFonts w:ascii="Times New Roman" w:hAnsi="Times New Roman" w:cs="Times New Roman"/>
        </w:rPr>
        <w:t xml:space="preserve">The </w:t>
      </w:r>
      <w:proofErr w:type="spellStart"/>
      <w:r w:rsidRPr="00860F9B">
        <w:rPr>
          <w:rFonts w:ascii="Times New Roman" w:hAnsi="Times New Roman" w:cs="Times New Roman"/>
        </w:rPr>
        <w:t>lmer</w:t>
      </w:r>
      <w:proofErr w:type="spellEnd"/>
      <w:r w:rsidRPr="00860F9B">
        <w:rPr>
          <w:rFonts w:ascii="Times New Roman" w:hAnsi="Times New Roman" w:cs="Times New Roman"/>
        </w:rPr>
        <w:t xml:space="preserve"> function of the </w:t>
      </w:r>
      <w:proofErr w:type="spellStart"/>
      <w:r w:rsidRPr="00860F9B">
        <w:rPr>
          <w:rFonts w:ascii="Times New Roman" w:hAnsi="Times New Roman" w:cs="Times New Roman"/>
        </w:rPr>
        <w:t>nlme</w:t>
      </w:r>
      <w:proofErr w:type="spellEnd"/>
      <w:r w:rsidRPr="00860F9B">
        <w:rPr>
          <w:rFonts w:ascii="Times New Roman" w:hAnsi="Times New Roman" w:cs="Times New Roman"/>
        </w:rPr>
        <w:t xml:space="preserve"> package in R (R Core Team, 2013) was used for the liner mixed effects models analyses</w:t>
      </w:r>
      <w:r w:rsidR="00024455">
        <w:rPr>
          <w:rFonts w:ascii="Times New Roman" w:hAnsi="Times New Roman" w:cs="Times New Roman"/>
        </w:rPr>
        <w:t>. Mixed effects models were applied to</w:t>
      </w:r>
      <w:r w:rsidRPr="00860F9B">
        <w:rPr>
          <w:rFonts w:ascii="Times New Roman" w:hAnsi="Times New Roman" w:cs="Times New Roman"/>
        </w:rPr>
        <w:t xml:space="preserve"> </w:t>
      </w:r>
      <w:r w:rsidR="00024455">
        <w:rPr>
          <w:rFonts w:ascii="Times New Roman" w:hAnsi="Times New Roman" w:cs="Times New Roman"/>
        </w:rPr>
        <w:t xml:space="preserve">the data that included repeated measures (glucose, insulin, </w:t>
      </w:r>
      <w:r w:rsidR="00E65B66">
        <w:rPr>
          <w:rFonts w:ascii="Times New Roman" w:hAnsi="Times New Roman" w:cs="Times New Roman"/>
        </w:rPr>
        <w:t>C</w:t>
      </w:r>
      <w:r w:rsidR="00024455">
        <w:rPr>
          <w:rFonts w:ascii="Times New Roman" w:hAnsi="Times New Roman" w:cs="Times New Roman"/>
        </w:rPr>
        <w:t>-peptide, hunger and approach-avoidance task)</w:t>
      </w:r>
      <w:r w:rsidRPr="00860F9B">
        <w:rPr>
          <w:rFonts w:ascii="Times New Roman" w:hAnsi="Times New Roman" w:cs="Times New Roman"/>
        </w:rPr>
        <w:t xml:space="preserve">. In all models, the intercept was allowed to vary randomly across participants. </w:t>
      </w:r>
      <w:r w:rsidR="0090541D">
        <w:rPr>
          <w:rFonts w:ascii="Times New Roman" w:hAnsi="Times New Roman" w:cs="Times New Roman"/>
        </w:rPr>
        <w:t xml:space="preserve">The details of the models and the assumptions check are presented in </w:t>
      </w:r>
      <w:r w:rsidR="0090541D" w:rsidRPr="00935203">
        <w:rPr>
          <w:rFonts w:ascii="Times New Roman" w:hAnsi="Times New Roman" w:cs="Times New Roman"/>
          <w:b/>
        </w:rPr>
        <w:t>ESM</w:t>
      </w:r>
      <w:r w:rsidR="0090541D">
        <w:rPr>
          <w:rFonts w:ascii="Times New Roman" w:hAnsi="Times New Roman" w:cs="Times New Roman"/>
        </w:rPr>
        <w:t>.</w:t>
      </w:r>
    </w:p>
    <w:p w14:paraId="20CDF3B8" w14:textId="495D4DC8" w:rsidR="00202F1C" w:rsidRDefault="00202F1C" w:rsidP="00202F1C">
      <w:pPr>
        <w:spacing w:before="120" w:after="120" w:line="360" w:lineRule="auto"/>
        <w:rPr>
          <w:rFonts w:ascii="Times New Roman" w:hAnsi="Times New Roman" w:cs="Times New Roman"/>
        </w:rPr>
      </w:pPr>
      <w:r>
        <w:rPr>
          <w:rFonts w:ascii="Times New Roman" w:hAnsi="Times New Roman" w:cs="Times New Roman"/>
        </w:rPr>
        <w:t>To examine the effects of intranasal insulin administration on blood glucose levels on day 1, a mixed model was performed with day 1 glucose levels as a dependent variable, condition (conditioned vs control), group (healthy vs patient), measurement time (0, 15, 30, 45, 60, 75 or 90 minutes after the first spray administration), baseline glucose levels (measured before the first spray administration) and an interaction between these variables as predictors. To examine the effects of conditioning on blood glucose levels, the same mixed model analysis was performed but with the measures of the day 2. The same analyses</w:t>
      </w:r>
      <w:r w:rsidR="00E65B66">
        <w:rPr>
          <w:rFonts w:ascii="Times New Roman" w:hAnsi="Times New Roman" w:cs="Times New Roman"/>
        </w:rPr>
        <w:t xml:space="preserve"> were</w:t>
      </w:r>
      <w:r>
        <w:rPr>
          <w:rFonts w:ascii="Times New Roman" w:hAnsi="Times New Roman" w:cs="Times New Roman"/>
        </w:rPr>
        <w:t xml:space="preserve"> run with insulin,</w:t>
      </w:r>
      <w:r w:rsidR="00E65B66">
        <w:rPr>
          <w:rFonts w:ascii="Times New Roman" w:hAnsi="Times New Roman" w:cs="Times New Roman"/>
        </w:rPr>
        <w:t xml:space="preserve"> C</w:t>
      </w:r>
      <w:r>
        <w:rPr>
          <w:rFonts w:ascii="Times New Roman" w:hAnsi="Times New Roman" w:cs="Times New Roman"/>
        </w:rPr>
        <w:t xml:space="preserve">-peptide and hunger for each day separately to investigate whether intranasal insulin and conditioning affected these measures. In case an interaction factor was significant, separate models were run for either two groups (healthy and patients) or conditions (conditioned and control) depending on which of the factors was included in this interaction. All mixed models were repeated with sex as a predictor in an exploratory analysis to investigate whether sex affected the relationships between the variables. </w:t>
      </w:r>
    </w:p>
    <w:p w14:paraId="180B9A6F" w14:textId="15D9A9B7" w:rsidR="00202F1C" w:rsidRDefault="00202F1C" w:rsidP="00202F1C">
      <w:pPr>
        <w:spacing w:before="120" w:after="120" w:line="360" w:lineRule="auto"/>
        <w:rPr>
          <w:rFonts w:ascii="Times New Roman" w:hAnsi="Times New Roman" w:cs="Times New Roman"/>
        </w:rPr>
      </w:pPr>
      <w:r>
        <w:rPr>
          <w:rFonts w:ascii="Times New Roman" w:hAnsi="Times New Roman" w:cs="Times New Roman"/>
        </w:rPr>
        <w:t>To examine whether intranasal insulin and conditioning affected the approach tendencies towards food, two mixed models were performed. The first model included condition (conditioned vs control), groups (patient vs healthy), day</w:t>
      </w:r>
      <w:r w:rsidR="009B12BF">
        <w:rPr>
          <w:rFonts w:ascii="Times New Roman" w:hAnsi="Times New Roman" w:cs="Times New Roman"/>
        </w:rPr>
        <w:t xml:space="preserve"> (1 vs 2)</w:t>
      </w:r>
      <w:r>
        <w:rPr>
          <w:rFonts w:ascii="Times New Roman" w:hAnsi="Times New Roman" w:cs="Times New Roman"/>
        </w:rPr>
        <w:t xml:space="preserve">, stimulus time (food versus object), movement type (pull versus push) and interaction between these factors as predictors and reaction time as a dependent variable. The second model included the same predictors but movement force as a dependent variable. </w:t>
      </w:r>
    </w:p>
    <w:p w14:paraId="2D8EC1C6" w14:textId="71B08FBF" w:rsidR="00C73B5C" w:rsidRDefault="00202F1C" w:rsidP="00202F1C">
      <w:pPr>
        <w:spacing w:before="120" w:after="120" w:line="360" w:lineRule="auto"/>
        <w:rPr>
          <w:rFonts w:ascii="Times New Roman" w:hAnsi="Times New Roman" w:cs="Times New Roman"/>
        </w:rPr>
      </w:pPr>
      <w:r>
        <w:rPr>
          <w:rFonts w:ascii="Times New Roman" w:hAnsi="Times New Roman" w:cs="Times New Roman"/>
        </w:rPr>
        <w:t>A 2</w:t>
      </w:r>
      <w:r w:rsidRPr="0027411D">
        <w:rPr>
          <w:rFonts w:ascii="Times New Roman" w:hAnsi="Times New Roman" w:cs="Times New Roman"/>
        </w:rPr>
        <w:t xml:space="preserve"> </w:t>
      </w:r>
      <w:r>
        <w:rPr>
          <w:rFonts w:ascii="Times New Roman" w:hAnsi="Times New Roman" w:cs="Times New Roman"/>
        </w:rPr>
        <w:t xml:space="preserve">condition (conditioned vs control) x 2 group (healthy vs patient) factorial analysis of variance (ANOVA) was used to compare the groups on the </w:t>
      </w:r>
      <w:r w:rsidR="003E1ADB">
        <w:rPr>
          <w:rFonts w:ascii="Times New Roman" w:hAnsi="Times New Roman" w:cs="Times New Roman"/>
        </w:rPr>
        <w:t>food consumption</w:t>
      </w:r>
      <w:r>
        <w:rPr>
          <w:rFonts w:ascii="Times New Roman" w:hAnsi="Times New Roman" w:cs="Times New Roman"/>
        </w:rPr>
        <w:t xml:space="preserve"> during the bogus test: one analysis was run for day 1 another one for day 2 separately</w:t>
      </w:r>
      <w:r w:rsidR="003E1ADB">
        <w:rPr>
          <w:rFonts w:ascii="Times New Roman" w:hAnsi="Times New Roman" w:cs="Times New Roman"/>
        </w:rPr>
        <w:t xml:space="preserve"> with calories eaten as an outcome measure</w:t>
      </w:r>
      <w:r>
        <w:rPr>
          <w:rFonts w:ascii="Times New Roman" w:hAnsi="Times New Roman" w:cs="Times New Roman"/>
        </w:rPr>
        <w:t>. A 2</w:t>
      </w:r>
      <w:r w:rsidR="005675AA">
        <w:rPr>
          <w:rFonts w:ascii="Times New Roman" w:hAnsi="Times New Roman" w:cs="Times New Roman"/>
        </w:rPr>
        <w:t xml:space="preserve"> </w:t>
      </w:r>
      <w:r>
        <w:rPr>
          <w:rFonts w:ascii="Times New Roman" w:hAnsi="Times New Roman" w:cs="Times New Roman"/>
        </w:rPr>
        <w:t>condition (conditioned vs control) x 2 group (healthy vs patient) factorial ANOVA was used to compare the groups on their memory scores (immediate recall, learning,</w:t>
      </w:r>
      <w:r w:rsidR="003E1ADB">
        <w:rPr>
          <w:rFonts w:ascii="Times New Roman" w:hAnsi="Times New Roman" w:cs="Times New Roman"/>
        </w:rPr>
        <w:t xml:space="preserve"> percentage</w:t>
      </w:r>
      <w:r>
        <w:rPr>
          <w:rFonts w:ascii="Times New Roman" w:hAnsi="Times New Roman" w:cs="Times New Roman"/>
        </w:rPr>
        <w:t xml:space="preserve"> forgetting). As three separate </w:t>
      </w:r>
      <w:r>
        <w:rPr>
          <w:rFonts w:ascii="Times New Roman" w:hAnsi="Times New Roman" w:cs="Times New Roman"/>
        </w:rPr>
        <w:lastRenderedPageBreak/>
        <w:t xml:space="preserve">memory outcomes were used in the analysis, </w:t>
      </w:r>
      <w:r w:rsidR="00C73B5C">
        <w:rPr>
          <w:rFonts w:ascii="Times New Roman" w:hAnsi="Times New Roman" w:cs="Times New Roman"/>
        </w:rPr>
        <w:t>Bonferroni</w:t>
      </w:r>
      <w:r>
        <w:rPr>
          <w:rFonts w:ascii="Times New Roman" w:hAnsi="Times New Roman" w:cs="Times New Roman"/>
        </w:rPr>
        <w:t xml:space="preserve"> corrections were applied and alpha level was set to 0.</w:t>
      </w:r>
      <w:r w:rsidR="003E1ADB">
        <w:rPr>
          <w:rFonts w:ascii="Times New Roman" w:hAnsi="Times New Roman" w:cs="Times New Roman"/>
        </w:rPr>
        <w:t>0</w:t>
      </w:r>
      <w:r>
        <w:rPr>
          <w:rFonts w:ascii="Times New Roman" w:hAnsi="Times New Roman" w:cs="Times New Roman"/>
        </w:rPr>
        <w:t xml:space="preserve">16.  </w:t>
      </w:r>
    </w:p>
    <w:p w14:paraId="0E085B30" w14:textId="7D3644B0" w:rsidR="001277A3" w:rsidRDefault="001277A3" w:rsidP="00202F1C">
      <w:pPr>
        <w:spacing w:before="120" w:after="120" w:line="360" w:lineRule="auto"/>
        <w:rPr>
          <w:rFonts w:ascii="Times New Roman" w:hAnsi="Times New Roman" w:cs="Times New Roman"/>
        </w:rPr>
      </w:pPr>
    </w:p>
    <w:p w14:paraId="2A8C6F20" w14:textId="1A4E608A" w:rsidR="00202F1C" w:rsidRDefault="00001A5F" w:rsidP="00202F1C">
      <w:pPr>
        <w:spacing w:before="120" w:after="120" w:line="360" w:lineRule="auto"/>
        <w:jc w:val="center"/>
        <w:rPr>
          <w:rFonts w:ascii="Times New Roman" w:hAnsi="Times New Roman" w:cs="Times New Roman"/>
          <w:b/>
          <w:bCs/>
        </w:rPr>
      </w:pPr>
      <w:r>
        <w:rPr>
          <w:rFonts w:ascii="Times New Roman" w:hAnsi="Times New Roman" w:cs="Times New Roman"/>
          <w:b/>
          <w:bCs/>
        </w:rPr>
        <w:t>R</w:t>
      </w:r>
      <w:r w:rsidR="00202F1C" w:rsidRPr="004E4D2A">
        <w:rPr>
          <w:rFonts w:ascii="Times New Roman" w:hAnsi="Times New Roman" w:cs="Times New Roman"/>
          <w:b/>
          <w:bCs/>
        </w:rPr>
        <w:t>esults</w:t>
      </w:r>
    </w:p>
    <w:p w14:paraId="688FE1AF" w14:textId="77777777" w:rsidR="00202F1C" w:rsidRDefault="00202F1C" w:rsidP="00202F1C">
      <w:pPr>
        <w:spacing w:before="120" w:after="120" w:line="360" w:lineRule="auto"/>
        <w:rPr>
          <w:rFonts w:ascii="Times New Roman" w:hAnsi="Times New Roman" w:cs="Times New Roman"/>
          <w:b/>
          <w:bCs/>
        </w:rPr>
      </w:pPr>
      <w:r>
        <w:rPr>
          <w:rFonts w:ascii="Times New Roman" w:hAnsi="Times New Roman" w:cs="Times New Roman"/>
          <w:b/>
          <w:bCs/>
        </w:rPr>
        <w:t>Participants</w:t>
      </w:r>
    </w:p>
    <w:p w14:paraId="72D1E637" w14:textId="578A0C6A" w:rsidR="00202F1C" w:rsidRDefault="00202F1C" w:rsidP="00202F1C">
      <w:pPr>
        <w:spacing w:before="120" w:after="120" w:line="360" w:lineRule="auto"/>
        <w:contextualSpacing/>
        <w:rPr>
          <w:rFonts w:ascii="Times New Roman" w:hAnsi="Times New Roman" w:cs="Times New Roman"/>
        </w:rPr>
      </w:pPr>
      <w:r w:rsidRPr="002B4401">
        <w:rPr>
          <w:rFonts w:ascii="Times New Roman" w:hAnsi="Times New Roman" w:cs="Times New Roman"/>
        </w:rPr>
        <w:t xml:space="preserve">Thirty-two patients with diabetes type-2 (17 </w:t>
      </w:r>
      <w:r w:rsidR="00AE7019">
        <w:rPr>
          <w:rFonts w:ascii="Times New Roman" w:hAnsi="Times New Roman" w:cs="Times New Roman"/>
        </w:rPr>
        <w:t>males</w:t>
      </w:r>
      <w:r w:rsidRPr="002B4401">
        <w:rPr>
          <w:rFonts w:ascii="Times New Roman" w:hAnsi="Times New Roman" w:cs="Times New Roman"/>
        </w:rPr>
        <w:t>, mean age</w:t>
      </w:r>
      <w:r w:rsidR="00A176E6">
        <w:rPr>
          <w:rFonts w:ascii="Times New Roman" w:hAnsi="Times New Roman" w:cs="Times New Roman"/>
        </w:rPr>
        <w:t>=</w:t>
      </w:r>
      <w:r w:rsidRPr="002B4401">
        <w:rPr>
          <w:rFonts w:ascii="Times New Roman" w:hAnsi="Times New Roman" w:cs="Times New Roman"/>
        </w:rPr>
        <w:t>68.</w:t>
      </w:r>
      <w:r w:rsidR="003E4B4B">
        <w:rPr>
          <w:rFonts w:ascii="Times New Roman" w:hAnsi="Times New Roman" w:cs="Times New Roman"/>
        </w:rPr>
        <w:t>3</w:t>
      </w:r>
      <w:r w:rsidRPr="002B4401">
        <w:rPr>
          <w:rFonts w:ascii="Times New Roman" w:hAnsi="Times New Roman" w:cs="Times New Roman"/>
        </w:rPr>
        <w:t>, SD</w:t>
      </w:r>
      <w:r w:rsidR="00A176E6">
        <w:rPr>
          <w:rFonts w:ascii="Times New Roman" w:hAnsi="Times New Roman" w:cs="Times New Roman"/>
        </w:rPr>
        <w:t>=</w:t>
      </w:r>
      <w:r w:rsidRPr="002B4401">
        <w:rPr>
          <w:rFonts w:ascii="Times New Roman" w:hAnsi="Times New Roman" w:cs="Times New Roman"/>
        </w:rPr>
        <w:t xml:space="preserve">11.86) and thirty-two healthy volunteers (17 </w:t>
      </w:r>
      <w:r w:rsidR="00AE7019">
        <w:rPr>
          <w:rFonts w:ascii="Times New Roman" w:hAnsi="Times New Roman" w:cs="Times New Roman"/>
        </w:rPr>
        <w:t>males</w:t>
      </w:r>
      <w:r w:rsidRPr="002B4401">
        <w:rPr>
          <w:rFonts w:ascii="Times New Roman" w:hAnsi="Times New Roman" w:cs="Times New Roman"/>
        </w:rPr>
        <w:t>, mean age</w:t>
      </w:r>
      <w:r w:rsidR="00A176E6">
        <w:rPr>
          <w:rFonts w:ascii="Times New Roman" w:hAnsi="Times New Roman" w:cs="Times New Roman"/>
        </w:rPr>
        <w:t>=</w:t>
      </w:r>
      <w:r w:rsidRPr="002B4401">
        <w:rPr>
          <w:rFonts w:ascii="Times New Roman" w:hAnsi="Times New Roman" w:cs="Times New Roman"/>
        </w:rPr>
        <w:t>67.8, SD</w:t>
      </w:r>
      <w:r w:rsidR="00A176E6">
        <w:rPr>
          <w:rFonts w:ascii="Times New Roman" w:hAnsi="Times New Roman" w:cs="Times New Roman"/>
        </w:rPr>
        <w:t>=</w:t>
      </w:r>
      <w:r w:rsidRPr="002B4401">
        <w:rPr>
          <w:rFonts w:ascii="Times New Roman" w:hAnsi="Times New Roman" w:cs="Times New Roman"/>
        </w:rPr>
        <w:t xml:space="preserve">6.12) were included in the study. </w:t>
      </w:r>
      <w:r>
        <w:rPr>
          <w:rFonts w:ascii="Times New Roman" w:hAnsi="Times New Roman" w:cs="Times New Roman"/>
        </w:rPr>
        <w:t>The flowchart with the numbers of screened participants and dropouts is presented in the Figure 3.</w:t>
      </w:r>
    </w:p>
    <w:p w14:paraId="7979BE8B" w14:textId="07AC909E" w:rsidR="00202F1C" w:rsidRPr="002B4401" w:rsidRDefault="00202F1C" w:rsidP="00202F1C">
      <w:pPr>
        <w:spacing w:before="120" w:after="120" w:line="360" w:lineRule="auto"/>
        <w:contextualSpacing/>
        <w:rPr>
          <w:rFonts w:ascii="Times New Roman" w:hAnsi="Times New Roman" w:cs="Times New Roman"/>
        </w:rPr>
      </w:pPr>
      <w:r>
        <w:rPr>
          <w:rFonts w:ascii="Times New Roman" w:hAnsi="Times New Roman" w:cs="Times New Roman"/>
        </w:rPr>
        <w:t>The means and S</w:t>
      </w:r>
      <w:r w:rsidR="00EF7A5A">
        <w:rPr>
          <w:rFonts w:ascii="Times New Roman" w:hAnsi="Times New Roman" w:cs="Times New Roman"/>
        </w:rPr>
        <w:t>E</w:t>
      </w:r>
      <w:r>
        <w:rPr>
          <w:rFonts w:ascii="Times New Roman" w:hAnsi="Times New Roman" w:cs="Times New Roman"/>
        </w:rPr>
        <w:t>s of the baseline characteristics are presented in Table 1. There was no difference between conditions (conditioned group versus control) in any baseline characteristics (F(10,50)</w:t>
      </w:r>
      <w:r w:rsidR="00A176E6">
        <w:rPr>
          <w:rFonts w:ascii="Times New Roman" w:hAnsi="Times New Roman" w:cs="Times New Roman"/>
        </w:rPr>
        <w:t>=</w:t>
      </w:r>
      <w:r w:rsidR="008B576D">
        <w:rPr>
          <w:rFonts w:ascii="Times New Roman" w:hAnsi="Times New Roman" w:cs="Times New Roman"/>
        </w:rPr>
        <w:t>0</w:t>
      </w:r>
      <w:r>
        <w:rPr>
          <w:rFonts w:ascii="Times New Roman" w:hAnsi="Times New Roman" w:cs="Times New Roman"/>
        </w:rPr>
        <w:t>.93, p</w:t>
      </w:r>
      <w:r w:rsidR="00A176E6">
        <w:rPr>
          <w:rFonts w:ascii="Times New Roman" w:hAnsi="Times New Roman" w:cs="Times New Roman"/>
        </w:rPr>
        <w:t>=</w:t>
      </w:r>
      <w:r w:rsidR="008B576D">
        <w:rPr>
          <w:rFonts w:ascii="Times New Roman" w:hAnsi="Times New Roman" w:cs="Times New Roman"/>
        </w:rPr>
        <w:t>0</w:t>
      </w:r>
      <w:r>
        <w:rPr>
          <w:rFonts w:ascii="Times New Roman" w:hAnsi="Times New Roman" w:cs="Times New Roman"/>
        </w:rPr>
        <w:t xml:space="preserve">.517, </w:t>
      </w:r>
      <w:r w:rsidRPr="005156C9">
        <w:rPr>
          <w:rFonts w:ascii="Times New Roman" w:hAnsi="Times New Roman" w:cs="Times New Roman"/>
        </w:rPr>
        <w:t>Wilk's Λ</w:t>
      </w:r>
      <w:r w:rsidR="00A176E6">
        <w:rPr>
          <w:rFonts w:ascii="Times New Roman" w:hAnsi="Times New Roman" w:cs="Times New Roman"/>
        </w:rPr>
        <w:t>=</w:t>
      </w:r>
      <w:r w:rsidR="008B576D">
        <w:rPr>
          <w:rFonts w:ascii="Times New Roman" w:hAnsi="Times New Roman" w:cs="Times New Roman"/>
        </w:rPr>
        <w:t>0</w:t>
      </w:r>
      <w:r>
        <w:rPr>
          <w:rFonts w:ascii="Times New Roman" w:hAnsi="Times New Roman" w:cs="Times New Roman"/>
        </w:rPr>
        <w:t>.84). Patients and healthy controls differed on a number of baseline characteristics (F(10,50)</w:t>
      </w:r>
      <w:r w:rsidR="00A176E6">
        <w:rPr>
          <w:rFonts w:ascii="Times New Roman" w:hAnsi="Times New Roman" w:cs="Times New Roman"/>
        </w:rPr>
        <w:t>=</w:t>
      </w:r>
      <w:r>
        <w:rPr>
          <w:rFonts w:ascii="Times New Roman" w:hAnsi="Times New Roman" w:cs="Times New Roman"/>
        </w:rPr>
        <w:t xml:space="preserve">15.24, p&lt; .001, </w:t>
      </w:r>
      <w:r w:rsidRPr="005156C9">
        <w:rPr>
          <w:rFonts w:ascii="Times New Roman" w:hAnsi="Times New Roman" w:cs="Times New Roman"/>
        </w:rPr>
        <w:t>Wilk's Λ</w:t>
      </w:r>
      <w:r w:rsidR="00A176E6">
        <w:rPr>
          <w:rFonts w:ascii="Times New Roman" w:hAnsi="Times New Roman" w:cs="Times New Roman"/>
        </w:rPr>
        <w:t>=</w:t>
      </w:r>
      <w:r>
        <w:rPr>
          <w:rFonts w:ascii="Times New Roman" w:hAnsi="Times New Roman" w:cs="Times New Roman"/>
        </w:rPr>
        <w:t>.25). Patients had a higher BMI (F(1,63)</w:t>
      </w:r>
      <w:r w:rsidR="00A176E6">
        <w:rPr>
          <w:rFonts w:ascii="Times New Roman" w:hAnsi="Times New Roman" w:cs="Times New Roman"/>
        </w:rPr>
        <w:t>=</w:t>
      </w:r>
      <w:r>
        <w:rPr>
          <w:rFonts w:ascii="Times New Roman" w:hAnsi="Times New Roman" w:cs="Times New Roman"/>
        </w:rPr>
        <w:t>14.86, p&lt; .001), higher baseline levels of glucose (F(1,63)</w:t>
      </w:r>
      <w:r w:rsidR="00A176E6">
        <w:rPr>
          <w:rFonts w:ascii="Times New Roman" w:hAnsi="Times New Roman" w:cs="Times New Roman"/>
        </w:rPr>
        <w:t>=</w:t>
      </w:r>
      <w:r>
        <w:rPr>
          <w:rFonts w:ascii="Times New Roman" w:hAnsi="Times New Roman" w:cs="Times New Roman"/>
        </w:rPr>
        <w:t>114.32, p&lt;</w:t>
      </w:r>
      <w:r w:rsidR="008B576D">
        <w:rPr>
          <w:rFonts w:ascii="Times New Roman" w:hAnsi="Times New Roman" w:cs="Times New Roman"/>
        </w:rPr>
        <w:t xml:space="preserve"> </w:t>
      </w:r>
      <w:r>
        <w:rPr>
          <w:rFonts w:ascii="Times New Roman" w:hAnsi="Times New Roman" w:cs="Times New Roman"/>
        </w:rPr>
        <w:t>.001) and c-peptide (F(1,63)</w:t>
      </w:r>
      <w:r w:rsidR="00A176E6">
        <w:rPr>
          <w:rFonts w:ascii="Times New Roman" w:hAnsi="Times New Roman" w:cs="Times New Roman"/>
        </w:rPr>
        <w:t>=</w:t>
      </w:r>
      <w:r>
        <w:rPr>
          <w:rFonts w:ascii="Times New Roman" w:hAnsi="Times New Roman" w:cs="Times New Roman"/>
        </w:rPr>
        <w:t>9.87, p&lt;</w:t>
      </w:r>
      <w:r w:rsidR="008B576D">
        <w:rPr>
          <w:rFonts w:ascii="Times New Roman" w:hAnsi="Times New Roman" w:cs="Times New Roman"/>
        </w:rPr>
        <w:t xml:space="preserve"> </w:t>
      </w:r>
      <w:r>
        <w:rPr>
          <w:rFonts w:ascii="Times New Roman" w:hAnsi="Times New Roman" w:cs="Times New Roman"/>
        </w:rPr>
        <w:t>.01) on day 1, higher glucose levels (F(1,63)</w:t>
      </w:r>
      <w:r w:rsidR="00A176E6">
        <w:rPr>
          <w:rFonts w:ascii="Times New Roman" w:hAnsi="Times New Roman" w:cs="Times New Roman"/>
        </w:rPr>
        <w:t>=</w:t>
      </w:r>
      <w:r>
        <w:rPr>
          <w:rFonts w:ascii="Times New Roman" w:hAnsi="Times New Roman" w:cs="Times New Roman"/>
        </w:rPr>
        <w:t>91.72, p&lt;</w:t>
      </w:r>
      <w:r w:rsidR="008B576D">
        <w:rPr>
          <w:rFonts w:ascii="Times New Roman" w:hAnsi="Times New Roman" w:cs="Times New Roman"/>
        </w:rPr>
        <w:t xml:space="preserve"> </w:t>
      </w:r>
      <w:r>
        <w:rPr>
          <w:rFonts w:ascii="Times New Roman" w:hAnsi="Times New Roman" w:cs="Times New Roman"/>
        </w:rPr>
        <w:t>.001) and c-peptide (F(1,63)</w:t>
      </w:r>
      <w:r w:rsidR="00A176E6">
        <w:rPr>
          <w:rFonts w:ascii="Times New Roman" w:hAnsi="Times New Roman" w:cs="Times New Roman"/>
        </w:rPr>
        <w:t>=</w:t>
      </w:r>
      <w:r>
        <w:rPr>
          <w:rFonts w:ascii="Times New Roman" w:hAnsi="Times New Roman" w:cs="Times New Roman"/>
        </w:rPr>
        <w:t>4.95, p</w:t>
      </w:r>
      <w:r w:rsidR="00A176E6">
        <w:rPr>
          <w:rFonts w:ascii="Times New Roman" w:hAnsi="Times New Roman" w:cs="Times New Roman"/>
        </w:rPr>
        <w:t>=</w:t>
      </w:r>
      <w:r>
        <w:rPr>
          <w:rFonts w:ascii="Times New Roman" w:hAnsi="Times New Roman" w:cs="Times New Roman"/>
        </w:rPr>
        <w:t>.03) on day 2 and higher hunger at baseline on day 1 (F(1,63)</w:t>
      </w:r>
      <w:r w:rsidR="00A176E6">
        <w:rPr>
          <w:rFonts w:ascii="Times New Roman" w:hAnsi="Times New Roman" w:cs="Times New Roman"/>
        </w:rPr>
        <w:t>=</w:t>
      </w:r>
      <w:r>
        <w:rPr>
          <w:rFonts w:ascii="Times New Roman" w:hAnsi="Times New Roman" w:cs="Times New Roman"/>
        </w:rPr>
        <w:t>14.61, p&lt;</w:t>
      </w:r>
      <w:r w:rsidR="008B576D">
        <w:rPr>
          <w:rFonts w:ascii="Times New Roman" w:hAnsi="Times New Roman" w:cs="Times New Roman"/>
        </w:rPr>
        <w:t xml:space="preserve"> </w:t>
      </w:r>
      <w:r>
        <w:rPr>
          <w:rFonts w:ascii="Times New Roman" w:hAnsi="Times New Roman" w:cs="Times New Roman"/>
        </w:rPr>
        <w:t xml:space="preserve">.001) than healthy controls.  </w:t>
      </w:r>
    </w:p>
    <w:p w14:paraId="755588D2" w14:textId="77777777" w:rsidR="00261864" w:rsidRDefault="00261864" w:rsidP="00261864">
      <w:pPr>
        <w:spacing w:before="120" w:after="120" w:line="360" w:lineRule="auto"/>
        <w:contextualSpacing/>
        <w:rPr>
          <w:rFonts w:ascii="Times New Roman" w:hAnsi="Times New Roman" w:cs="Times New Roman"/>
        </w:rPr>
      </w:pPr>
      <w:r w:rsidRPr="00944AA3">
        <w:rPr>
          <w:rFonts w:ascii="Times New Roman" w:hAnsi="Times New Roman" w:cs="Times New Roman"/>
          <w:b/>
          <w:bCs/>
        </w:rPr>
        <w:t>Table 1</w:t>
      </w:r>
      <w:r>
        <w:rPr>
          <w:rFonts w:ascii="Times New Roman" w:hAnsi="Times New Roman" w:cs="Times New Roman"/>
        </w:rPr>
        <w:t>. Baseline characteristics with standard errors across groups and study conditions.</w:t>
      </w:r>
    </w:p>
    <w:tbl>
      <w:tblPr>
        <w:tblStyle w:val="TableGrid"/>
        <w:tblW w:w="0" w:type="auto"/>
        <w:tblLook w:val="04A0" w:firstRow="1" w:lastRow="0" w:firstColumn="1" w:lastColumn="0" w:noHBand="0" w:noVBand="1"/>
      </w:tblPr>
      <w:tblGrid>
        <w:gridCol w:w="2515"/>
        <w:gridCol w:w="1530"/>
        <w:gridCol w:w="1710"/>
        <w:gridCol w:w="1725"/>
        <w:gridCol w:w="1870"/>
      </w:tblGrid>
      <w:tr w:rsidR="00261864" w14:paraId="42438D3E" w14:textId="77777777" w:rsidTr="0020649A">
        <w:tc>
          <w:tcPr>
            <w:tcW w:w="2515" w:type="dxa"/>
          </w:tcPr>
          <w:p w14:paraId="6D6ED0C1" w14:textId="77777777" w:rsidR="00261864" w:rsidRDefault="00261864" w:rsidP="0020649A">
            <w:pPr>
              <w:spacing w:before="120" w:after="120" w:line="360" w:lineRule="auto"/>
              <w:contextualSpacing/>
              <w:rPr>
                <w:rFonts w:ascii="Times New Roman" w:hAnsi="Times New Roman" w:cs="Times New Roman"/>
              </w:rPr>
            </w:pPr>
          </w:p>
        </w:tc>
        <w:tc>
          <w:tcPr>
            <w:tcW w:w="3240" w:type="dxa"/>
            <w:gridSpan w:val="2"/>
          </w:tcPr>
          <w:p w14:paraId="4F4B6EAE" w14:textId="77777777" w:rsidR="00261864" w:rsidRDefault="00261864" w:rsidP="0020649A">
            <w:pPr>
              <w:spacing w:before="120" w:after="120" w:line="360" w:lineRule="auto"/>
              <w:contextualSpacing/>
              <w:rPr>
                <w:rFonts w:ascii="Times New Roman" w:hAnsi="Times New Roman" w:cs="Times New Roman"/>
              </w:rPr>
            </w:pPr>
            <w:r>
              <w:rPr>
                <w:rFonts w:ascii="Times New Roman" w:hAnsi="Times New Roman" w:cs="Times New Roman"/>
              </w:rPr>
              <w:t>Conditioned group</w:t>
            </w:r>
          </w:p>
        </w:tc>
        <w:tc>
          <w:tcPr>
            <w:tcW w:w="3595" w:type="dxa"/>
            <w:gridSpan w:val="2"/>
          </w:tcPr>
          <w:p w14:paraId="1BE1D8B6" w14:textId="77777777" w:rsidR="00261864" w:rsidRDefault="00261864" w:rsidP="0020649A">
            <w:pPr>
              <w:spacing w:before="120" w:after="120" w:line="360" w:lineRule="auto"/>
              <w:contextualSpacing/>
              <w:rPr>
                <w:rFonts w:ascii="Times New Roman" w:hAnsi="Times New Roman" w:cs="Times New Roman"/>
              </w:rPr>
            </w:pPr>
            <w:r>
              <w:rPr>
                <w:rFonts w:ascii="Times New Roman" w:hAnsi="Times New Roman" w:cs="Times New Roman"/>
              </w:rPr>
              <w:t>Control group</w:t>
            </w:r>
          </w:p>
        </w:tc>
      </w:tr>
      <w:tr w:rsidR="00261864" w14:paraId="7D959915" w14:textId="77777777" w:rsidTr="0020649A">
        <w:tc>
          <w:tcPr>
            <w:tcW w:w="2515" w:type="dxa"/>
          </w:tcPr>
          <w:p w14:paraId="348E562C" w14:textId="77777777" w:rsidR="00261864" w:rsidRDefault="00261864" w:rsidP="0020649A">
            <w:pPr>
              <w:spacing w:before="120" w:after="120" w:line="360" w:lineRule="auto"/>
              <w:contextualSpacing/>
              <w:rPr>
                <w:rFonts w:ascii="Times New Roman" w:hAnsi="Times New Roman" w:cs="Times New Roman"/>
              </w:rPr>
            </w:pPr>
          </w:p>
        </w:tc>
        <w:tc>
          <w:tcPr>
            <w:tcW w:w="1530" w:type="dxa"/>
          </w:tcPr>
          <w:p w14:paraId="538C96DF" w14:textId="77777777" w:rsidR="00261864" w:rsidRDefault="00261864" w:rsidP="0020649A">
            <w:pPr>
              <w:spacing w:before="120" w:after="120" w:line="360" w:lineRule="auto"/>
              <w:contextualSpacing/>
              <w:rPr>
                <w:rFonts w:ascii="Times New Roman" w:hAnsi="Times New Roman" w:cs="Times New Roman"/>
              </w:rPr>
            </w:pPr>
            <w:r>
              <w:rPr>
                <w:rFonts w:ascii="Times New Roman" w:hAnsi="Times New Roman" w:cs="Times New Roman"/>
              </w:rPr>
              <w:t>Patients</w:t>
            </w:r>
          </w:p>
        </w:tc>
        <w:tc>
          <w:tcPr>
            <w:tcW w:w="1710" w:type="dxa"/>
          </w:tcPr>
          <w:p w14:paraId="5384CE64" w14:textId="77777777" w:rsidR="00261864" w:rsidRDefault="00261864" w:rsidP="0020649A">
            <w:pPr>
              <w:spacing w:before="120" w:after="120" w:line="360" w:lineRule="auto"/>
              <w:contextualSpacing/>
              <w:rPr>
                <w:rFonts w:ascii="Times New Roman" w:hAnsi="Times New Roman" w:cs="Times New Roman"/>
              </w:rPr>
            </w:pPr>
            <w:r>
              <w:rPr>
                <w:rFonts w:ascii="Times New Roman" w:hAnsi="Times New Roman" w:cs="Times New Roman"/>
              </w:rPr>
              <w:t>Healthy controls</w:t>
            </w:r>
          </w:p>
        </w:tc>
        <w:tc>
          <w:tcPr>
            <w:tcW w:w="1725" w:type="dxa"/>
          </w:tcPr>
          <w:p w14:paraId="28EEA2F4" w14:textId="77777777" w:rsidR="00261864" w:rsidRDefault="00261864" w:rsidP="0020649A">
            <w:pPr>
              <w:spacing w:before="120" w:after="120" w:line="360" w:lineRule="auto"/>
              <w:contextualSpacing/>
              <w:rPr>
                <w:rFonts w:ascii="Times New Roman" w:hAnsi="Times New Roman" w:cs="Times New Roman"/>
              </w:rPr>
            </w:pPr>
            <w:r>
              <w:rPr>
                <w:rFonts w:ascii="Times New Roman" w:hAnsi="Times New Roman" w:cs="Times New Roman"/>
              </w:rPr>
              <w:t>Patients</w:t>
            </w:r>
          </w:p>
        </w:tc>
        <w:tc>
          <w:tcPr>
            <w:tcW w:w="1870" w:type="dxa"/>
          </w:tcPr>
          <w:p w14:paraId="65EE2F33" w14:textId="77777777" w:rsidR="00261864" w:rsidRDefault="00261864" w:rsidP="0020649A">
            <w:pPr>
              <w:spacing w:before="120" w:after="120" w:line="360" w:lineRule="auto"/>
              <w:contextualSpacing/>
              <w:rPr>
                <w:rFonts w:ascii="Times New Roman" w:hAnsi="Times New Roman" w:cs="Times New Roman"/>
              </w:rPr>
            </w:pPr>
            <w:r>
              <w:rPr>
                <w:rFonts w:ascii="Times New Roman" w:hAnsi="Times New Roman" w:cs="Times New Roman"/>
              </w:rPr>
              <w:t>Healthy controls</w:t>
            </w:r>
          </w:p>
        </w:tc>
      </w:tr>
      <w:tr w:rsidR="00261864" w14:paraId="72A711E7" w14:textId="77777777" w:rsidTr="0020649A">
        <w:trPr>
          <w:trHeight w:val="269"/>
        </w:trPr>
        <w:tc>
          <w:tcPr>
            <w:tcW w:w="2515" w:type="dxa"/>
          </w:tcPr>
          <w:p w14:paraId="6F1EA77F" w14:textId="77777777" w:rsidR="00261864" w:rsidRDefault="00261864" w:rsidP="0020649A">
            <w:pPr>
              <w:spacing w:before="120" w:after="120" w:line="360" w:lineRule="auto"/>
              <w:contextualSpacing/>
              <w:rPr>
                <w:rFonts w:ascii="Times New Roman" w:hAnsi="Times New Roman" w:cs="Times New Roman"/>
              </w:rPr>
            </w:pPr>
            <w:r>
              <w:rPr>
                <w:rFonts w:ascii="Times New Roman" w:hAnsi="Times New Roman" w:cs="Times New Roman"/>
              </w:rPr>
              <w:t>Age</w:t>
            </w:r>
          </w:p>
        </w:tc>
        <w:tc>
          <w:tcPr>
            <w:tcW w:w="1530" w:type="dxa"/>
          </w:tcPr>
          <w:p w14:paraId="060CB07F" w14:textId="77777777" w:rsidR="00261864" w:rsidRDefault="00261864" w:rsidP="0020649A">
            <w:pPr>
              <w:spacing w:before="120" w:after="120"/>
              <w:rPr>
                <w:rFonts w:ascii="Times New Roman" w:hAnsi="Times New Roman" w:cs="Times New Roman"/>
              </w:rPr>
            </w:pPr>
            <w:r w:rsidRPr="003E6609">
              <w:rPr>
                <w:rFonts w:ascii="Times New Roman" w:hAnsi="Times New Roman" w:cs="Times New Roman"/>
              </w:rPr>
              <w:t>68.31</w:t>
            </w:r>
            <w:r>
              <w:rPr>
                <w:rFonts w:ascii="Times New Roman" w:hAnsi="Times New Roman" w:cs="Times New Roman"/>
              </w:rPr>
              <w:t xml:space="preserve"> (</w:t>
            </w:r>
            <w:r w:rsidRPr="003E6609">
              <w:rPr>
                <w:rFonts w:ascii="Times New Roman" w:hAnsi="Times New Roman" w:cs="Times New Roman"/>
              </w:rPr>
              <w:t>2.3</w:t>
            </w:r>
            <w:r>
              <w:rPr>
                <w:rFonts w:ascii="Times New Roman" w:hAnsi="Times New Roman" w:cs="Times New Roman"/>
              </w:rPr>
              <w:t>7)</w:t>
            </w:r>
          </w:p>
        </w:tc>
        <w:tc>
          <w:tcPr>
            <w:tcW w:w="1710" w:type="dxa"/>
          </w:tcPr>
          <w:p w14:paraId="2FDBA745" w14:textId="77777777" w:rsidR="00261864" w:rsidRDefault="00261864" w:rsidP="0020649A">
            <w:pPr>
              <w:spacing w:before="120" w:after="120"/>
              <w:rPr>
                <w:rFonts w:ascii="Times New Roman" w:hAnsi="Times New Roman" w:cs="Times New Roman"/>
              </w:rPr>
            </w:pPr>
            <w:r w:rsidRPr="003E6609">
              <w:rPr>
                <w:rFonts w:ascii="Times New Roman" w:hAnsi="Times New Roman" w:cs="Times New Roman"/>
              </w:rPr>
              <w:t>67.6</w:t>
            </w:r>
            <w:r>
              <w:rPr>
                <w:rFonts w:ascii="Times New Roman" w:hAnsi="Times New Roman" w:cs="Times New Roman"/>
              </w:rPr>
              <w:t>9 (</w:t>
            </w:r>
            <w:r w:rsidRPr="003E6609">
              <w:rPr>
                <w:rFonts w:ascii="Times New Roman" w:hAnsi="Times New Roman" w:cs="Times New Roman"/>
              </w:rPr>
              <w:t>2.3</w:t>
            </w:r>
            <w:r>
              <w:rPr>
                <w:rFonts w:ascii="Times New Roman" w:hAnsi="Times New Roman" w:cs="Times New Roman"/>
              </w:rPr>
              <w:t>7)</w:t>
            </w:r>
          </w:p>
        </w:tc>
        <w:tc>
          <w:tcPr>
            <w:tcW w:w="1725" w:type="dxa"/>
          </w:tcPr>
          <w:p w14:paraId="18ACBF36" w14:textId="77777777" w:rsidR="00261864" w:rsidRDefault="00261864" w:rsidP="0020649A">
            <w:pPr>
              <w:spacing w:before="120" w:after="120"/>
              <w:rPr>
                <w:rFonts w:ascii="Times New Roman" w:hAnsi="Times New Roman" w:cs="Times New Roman"/>
              </w:rPr>
            </w:pPr>
            <w:r w:rsidRPr="003E6609">
              <w:rPr>
                <w:rFonts w:ascii="Times New Roman" w:hAnsi="Times New Roman" w:cs="Times New Roman"/>
              </w:rPr>
              <w:t>68.20</w:t>
            </w:r>
            <w:r>
              <w:rPr>
                <w:rFonts w:ascii="Times New Roman" w:hAnsi="Times New Roman" w:cs="Times New Roman"/>
              </w:rPr>
              <w:t xml:space="preserve"> (</w:t>
            </w:r>
            <w:r w:rsidRPr="003E6609">
              <w:rPr>
                <w:rFonts w:ascii="Times New Roman" w:hAnsi="Times New Roman" w:cs="Times New Roman"/>
              </w:rPr>
              <w:t>2.44</w:t>
            </w:r>
            <w:r>
              <w:rPr>
                <w:rFonts w:ascii="Times New Roman" w:hAnsi="Times New Roman" w:cs="Times New Roman"/>
              </w:rPr>
              <w:t>)</w:t>
            </w:r>
          </w:p>
        </w:tc>
        <w:tc>
          <w:tcPr>
            <w:tcW w:w="1870" w:type="dxa"/>
          </w:tcPr>
          <w:p w14:paraId="3630367C" w14:textId="191F258D" w:rsidR="00261864" w:rsidRDefault="00261864" w:rsidP="0020649A">
            <w:pPr>
              <w:spacing w:before="120" w:after="120"/>
              <w:rPr>
                <w:rFonts w:ascii="Times New Roman" w:hAnsi="Times New Roman" w:cs="Times New Roman"/>
              </w:rPr>
            </w:pPr>
            <w:r w:rsidRPr="003E6609">
              <w:rPr>
                <w:rFonts w:ascii="Times New Roman" w:hAnsi="Times New Roman" w:cs="Times New Roman"/>
              </w:rPr>
              <w:t>67.81(</w:t>
            </w:r>
            <w:r w:rsidR="00C73768">
              <w:rPr>
                <w:rFonts w:ascii="Times New Roman" w:hAnsi="Times New Roman" w:cs="Times New Roman"/>
              </w:rPr>
              <w:t>5.5</w:t>
            </w:r>
            <w:r>
              <w:rPr>
                <w:rFonts w:ascii="Times New Roman" w:hAnsi="Times New Roman" w:cs="Times New Roman"/>
              </w:rPr>
              <w:t>)</w:t>
            </w:r>
          </w:p>
        </w:tc>
      </w:tr>
      <w:tr w:rsidR="00261864" w14:paraId="6B99DC21" w14:textId="77777777" w:rsidTr="0020649A">
        <w:trPr>
          <w:trHeight w:val="440"/>
        </w:trPr>
        <w:tc>
          <w:tcPr>
            <w:tcW w:w="2515" w:type="dxa"/>
          </w:tcPr>
          <w:p w14:paraId="0E66C97A" w14:textId="77777777" w:rsidR="00261864" w:rsidRDefault="00261864" w:rsidP="0020649A">
            <w:pPr>
              <w:spacing w:before="120" w:after="120" w:line="360" w:lineRule="auto"/>
              <w:contextualSpacing/>
              <w:rPr>
                <w:rFonts w:ascii="Times New Roman" w:hAnsi="Times New Roman" w:cs="Times New Roman"/>
              </w:rPr>
            </w:pPr>
            <w:r>
              <w:rPr>
                <w:rFonts w:ascii="Times New Roman" w:hAnsi="Times New Roman" w:cs="Times New Roman"/>
              </w:rPr>
              <w:t>Body mass index</w:t>
            </w:r>
          </w:p>
        </w:tc>
        <w:tc>
          <w:tcPr>
            <w:tcW w:w="1530" w:type="dxa"/>
          </w:tcPr>
          <w:p w14:paraId="184BF8DB" w14:textId="77777777" w:rsidR="00261864" w:rsidRDefault="00261864" w:rsidP="0020649A">
            <w:pPr>
              <w:spacing w:before="120" w:after="120"/>
              <w:rPr>
                <w:rFonts w:ascii="Times New Roman" w:hAnsi="Times New Roman" w:cs="Times New Roman"/>
              </w:rPr>
            </w:pPr>
            <w:r w:rsidRPr="003E6609">
              <w:rPr>
                <w:rFonts w:ascii="Times New Roman" w:hAnsi="Times New Roman" w:cs="Times New Roman"/>
              </w:rPr>
              <w:t>29.77</w:t>
            </w:r>
            <w:r>
              <w:rPr>
                <w:rFonts w:ascii="Times New Roman" w:hAnsi="Times New Roman" w:cs="Times New Roman"/>
              </w:rPr>
              <w:t xml:space="preserve"> (0</w:t>
            </w:r>
            <w:r w:rsidRPr="003E6609">
              <w:rPr>
                <w:rFonts w:ascii="Times New Roman" w:hAnsi="Times New Roman" w:cs="Times New Roman"/>
              </w:rPr>
              <w:t>.84</w:t>
            </w:r>
            <w:r>
              <w:rPr>
                <w:rFonts w:ascii="Times New Roman" w:hAnsi="Times New Roman" w:cs="Times New Roman"/>
              </w:rPr>
              <w:t>)</w:t>
            </w:r>
          </w:p>
        </w:tc>
        <w:tc>
          <w:tcPr>
            <w:tcW w:w="1710" w:type="dxa"/>
          </w:tcPr>
          <w:p w14:paraId="3596B17E" w14:textId="77777777" w:rsidR="00261864" w:rsidRDefault="00261864" w:rsidP="0020649A">
            <w:pPr>
              <w:spacing w:before="120" w:after="120"/>
              <w:rPr>
                <w:rFonts w:ascii="Times New Roman" w:hAnsi="Times New Roman" w:cs="Times New Roman"/>
              </w:rPr>
            </w:pPr>
            <w:r w:rsidRPr="003E6609">
              <w:rPr>
                <w:rFonts w:ascii="Times New Roman" w:hAnsi="Times New Roman" w:cs="Times New Roman"/>
              </w:rPr>
              <w:t>25.08</w:t>
            </w:r>
            <w:r>
              <w:rPr>
                <w:rFonts w:ascii="Times New Roman" w:hAnsi="Times New Roman" w:cs="Times New Roman"/>
              </w:rPr>
              <w:t xml:space="preserve"> (0</w:t>
            </w:r>
            <w:r w:rsidRPr="003E6609">
              <w:rPr>
                <w:rFonts w:ascii="Times New Roman" w:hAnsi="Times New Roman" w:cs="Times New Roman"/>
              </w:rPr>
              <w:t>.84</w:t>
            </w:r>
            <w:r>
              <w:rPr>
                <w:rFonts w:ascii="Times New Roman" w:hAnsi="Times New Roman" w:cs="Times New Roman"/>
              </w:rPr>
              <w:t>)</w:t>
            </w:r>
          </w:p>
        </w:tc>
        <w:tc>
          <w:tcPr>
            <w:tcW w:w="1725" w:type="dxa"/>
          </w:tcPr>
          <w:p w14:paraId="7123F0A2" w14:textId="77777777" w:rsidR="00261864" w:rsidRDefault="00261864" w:rsidP="0020649A">
            <w:pPr>
              <w:spacing w:before="120" w:after="120"/>
              <w:rPr>
                <w:rFonts w:ascii="Times New Roman" w:hAnsi="Times New Roman" w:cs="Times New Roman"/>
              </w:rPr>
            </w:pPr>
            <w:r w:rsidRPr="003E6609">
              <w:rPr>
                <w:rFonts w:ascii="Times New Roman" w:hAnsi="Times New Roman" w:cs="Times New Roman"/>
              </w:rPr>
              <w:t>27.77</w:t>
            </w:r>
            <w:r>
              <w:rPr>
                <w:rFonts w:ascii="Times New Roman" w:hAnsi="Times New Roman" w:cs="Times New Roman"/>
              </w:rPr>
              <w:t xml:space="preserve"> (0</w:t>
            </w:r>
            <w:r w:rsidRPr="003E6609">
              <w:rPr>
                <w:rFonts w:ascii="Times New Roman" w:hAnsi="Times New Roman" w:cs="Times New Roman"/>
              </w:rPr>
              <w:t>.87</w:t>
            </w:r>
            <w:r>
              <w:rPr>
                <w:rFonts w:ascii="Times New Roman" w:hAnsi="Times New Roman" w:cs="Times New Roman"/>
              </w:rPr>
              <w:t>)</w:t>
            </w:r>
          </w:p>
        </w:tc>
        <w:tc>
          <w:tcPr>
            <w:tcW w:w="1870" w:type="dxa"/>
          </w:tcPr>
          <w:p w14:paraId="0AD36A18" w14:textId="77777777" w:rsidR="00261864" w:rsidRDefault="00261864" w:rsidP="0020649A">
            <w:pPr>
              <w:spacing w:before="120" w:after="120"/>
              <w:rPr>
                <w:rFonts w:ascii="Times New Roman" w:hAnsi="Times New Roman" w:cs="Times New Roman"/>
              </w:rPr>
            </w:pPr>
            <w:r w:rsidRPr="003E6609">
              <w:rPr>
                <w:rFonts w:ascii="Times New Roman" w:hAnsi="Times New Roman" w:cs="Times New Roman"/>
              </w:rPr>
              <w:t>25.9</w:t>
            </w:r>
            <w:r>
              <w:rPr>
                <w:rFonts w:ascii="Times New Roman" w:hAnsi="Times New Roman" w:cs="Times New Roman"/>
              </w:rPr>
              <w:t>2 (0</w:t>
            </w:r>
            <w:r w:rsidRPr="003E6609">
              <w:rPr>
                <w:rFonts w:ascii="Times New Roman" w:hAnsi="Times New Roman" w:cs="Times New Roman"/>
              </w:rPr>
              <w:t>.84</w:t>
            </w:r>
            <w:r>
              <w:rPr>
                <w:rFonts w:ascii="Times New Roman" w:hAnsi="Times New Roman" w:cs="Times New Roman"/>
              </w:rPr>
              <w:t>)</w:t>
            </w:r>
          </w:p>
        </w:tc>
      </w:tr>
      <w:tr w:rsidR="00261864" w14:paraId="0A6E67DC" w14:textId="77777777" w:rsidTr="0020649A">
        <w:tc>
          <w:tcPr>
            <w:tcW w:w="2515" w:type="dxa"/>
          </w:tcPr>
          <w:p w14:paraId="089ECDC9" w14:textId="77777777" w:rsidR="00261864" w:rsidRDefault="00261864" w:rsidP="0020649A">
            <w:pPr>
              <w:spacing w:before="120" w:after="120" w:line="360" w:lineRule="auto"/>
              <w:contextualSpacing/>
              <w:rPr>
                <w:rFonts w:ascii="Times New Roman" w:hAnsi="Times New Roman" w:cs="Times New Roman"/>
              </w:rPr>
            </w:pPr>
            <w:r>
              <w:rPr>
                <w:rFonts w:ascii="Times New Roman" w:hAnsi="Times New Roman" w:cs="Times New Roman"/>
              </w:rPr>
              <w:t>Baseline insulin, day 1</w:t>
            </w:r>
          </w:p>
        </w:tc>
        <w:tc>
          <w:tcPr>
            <w:tcW w:w="1530" w:type="dxa"/>
          </w:tcPr>
          <w:p w14:paraId="4F494BCB" w14:textId="77777777" w:rsidR="00261864" w:rsidRDefault="00261864" w:rsidP="0020649A">
            <w:pPr>
              <w:spacing w:before="120" w:after="120" w:line="360" w:lineRule="auto"/>
              <w:contextualSpacing/>
              <w:rPr>
                <w:rFonts w:ascii="Times New Roman" w:hAnsi="Times New Roman" w:cs="Times New Roman"/>
              </w:rPr>
            </w:pPr>
            <w:r w:rsidRPr="007272AC">
              <w:rPr>
                <w:rFonts w:ascii="Times New Roman" w:hAnsi="Times New Roman" w:cs="Times New Roman"/>
              </w:rPr>
              <w:t>14.59</w:t>
            </w:r>
            <w:r>
              <w:rPr>
                <w:rFonts w:ascii="Times New Roman" w:hAnsi="Times New Roman" w:cs="Times New Roman"/>
              </w:rPr>
              <w:t xml:space="preserve"> (</w:t>
            </w:r>
            <w:r w:rsidRPr="007272AC">
              <w:rPr>
                <w:rFonts w:ascii="Times New Roman" w:hAnsi="Times New Roman" w:cs="Times New Roman"/>
              </w:rPr>
              <w:t>2.17</w:t>
            </w:r>
            <w:r>
              <w:rPr>
                <w:rFonts w:ascii="Times New Roman" w:hAnsi="Times New Roman" w:cs="Times New Roman"/>
              </w:rPr>
              <w:t>)</w:t>
            </w:r>
          </w:p>
        </w:tc>
        <w:tc>
          <w:tcPr>
            <w:tcW w:w="1710" w:type="dxa"/>
          </w:tcPr>
          <w:p w14:paraId="49ED984A" w14:textId="77777777" w:rsidR="00261864" w:rsidRDefault="00261864" w:rsidP="0020649A">
            <w:pPr>
              <w:spacing w:before="120" w:after="120" w:line="360" w:lineRule="auto"/>
              <w:contextualSpacing/>
              <w:rPr>
                <w:rFonts w:ascii="Times New Roman" w:hAnsi="Times New Roman" w:cs="Times New Roman"/>
              </w:rPr>
            </w:pPr>
            <w:r w:rsidRPr="007272AC">
              <w:rPr>
                <w:rFonts w:ascii="Times New Roman" w:hAnsi="Times New Roman" w:cs="Times New Roman"/>
              </w:rPr>
              <w:t>9.01</w:t>
            </w:r>
            <w:r>
              <w:rPr>
                <w:rFonts w:ascii="Times New Roman" w:hAnsi="Times New Roman" w:cs="Times New Roman"/>
              </w:rPr>
              <w:t xml:space="preserve"> (</w:t>
            </w:r>
            <w:r w:rsidRPr="007272AC">
              <w:rPr>
                <w:rFonts w:ascii="Times New Roman" w:hAnsi="Times New Roman" w:cs="Times New Roman"/>
              </w:rPr>
              <w:t>2.17</w:t>
            </w:r>
            <w:r>
              <w:rPr>
                <w:rFonts w:ascii="Times New Roman" w:hAnsi="Times New Roman" w:cs="Times New Roman"/>
              </w:rPr>
              <w:t>)</w:t>
            </w:r>
          </w:p>
        </w:tc>
        <w:tc>
          <w:tcPr>
            <w:tcW w:w="1725" w:type="dxa"/>
          </w:tcPr>
          <w:p w14:paraId="3AF83E27" w14:textId="77777777" w:rsidR="00261864" w:rsidRDefault="00261864" w:rsidP="0020649A">
            <w:pPr>
              <w:spacing w:before="120" w:after="120" w:line="360" w:lineRule="auto"/>
              <w:contextualSpacing/>
              <w:rPr>
                <w:rFonts w:ascii="Times New Roman" w:hAnsi="Times New Roman" w:cs="Times New Roman"/>
              </w:rPr>
            </w:pPr>
            <w:r w:rsidRPr="007272AC">
              <w:rPr>
                <w:rFonts w:ascii="Times New Roman" w:hAnsi="Times New Roman" w:cs="Times New Roman"/>
              </w:rPr>
              <w:t>12.69</w:t>
            </w:r>
            <w:r>
              <w:rPr>
                <w:rFonts w:ascii="Times New Roman" w:hAnsi="Times New Roman" w:cs="Times New Roman"/>
              </w:rPr>
              <w:t xml:space="preserve"> (</w:t>
            </w:r>
            <w:r w:rsidRPr="007272AC">
              <w:rPr>
                <w:rFonts w:ascii="Times New Roman" w:hAnsi="Times New Roman" w:cs="Times New Roman"/>
              </w:rPr>
              <w:t>2.17</w:t>
            </w:r>
            <w:r>
              <w:rPr>
                <w:rFonts w:ascii="Times New Roman" w:hAnsi="Times New Roman" w:cs="Times New Roman"/>
              </w:rPr>
              <w:t>)</w:t>
            </w:r>
          </w:p>
        </w:tc>
        <w:tc>
          <w:tcPr>
            <w:tcW w:w="1870" w:type="dxa"/>
          </w:tcPr>
          <w:p w14:paraId="60752DE4" w14:textId="77777777" w:rsidR="00261864" w:rsidRDefault="00261864" w:rsidP="0020649A">
            <w:pPr>
              <w:spacing w:before="120" w:after="120" w:line="360" w:lineRule="auto"/>
              <w:contextualSpacing/>
              <w:rPr>
                <w:rFonts w:ascii="Times New Roman" w:hAnsi="Times New Roman" w:cs="Times New Roman"/>
              </w:rPr>
            </w:pPr>
            <w:r w:rsidRPr="007272AC">
              <w:rPr>
                <w:rFonts w:ascii="Times New Roman" w:hAnsi="Times New Roman" w:cs="Times New Roman"/>
              </w:rPr>
              <w:t>12.0</w:t>
            </w:r>
            <w:r>
              <w:rPr>
                <w:rFonts w:ascii="Times New Roman" w:hAnsi="Times New Roman" w:cs="Times New Roman"/>
              </w:rPr>
              <w:t>7 (</w:t>
            </w:r>
            <w:r w:rsidRPr="007272AC">
              <w:rPr>
                <w:rFonts w:ascii="Times New Roman" w:hAnsi="Times New Roman" w:cs="Times New Roman"/>
              </w:rPr>
              <w:t>2.17</w:t>
            </w:r>
            <w:r>
              <w:rPr>
                <w:rFonts w:ascii="Times New Roman" w:hAnsi="Times New Roman" w:cs="Times New Roman"/>
              </w:rPr>
              <w:t>)</w:t>
            </w:r>
          </w:p>
        </w:tc>
      </w:tr>
      <w:tr w:rsidR="00261864" w14:paraId="2D9232F4" w14:textId="77777777" w:rsidTr="0020649A">
        <w:tc>
          <w:tcPr>
            <w:tcW w:w="2515" w:type="dxa"/>
          </w:tcPr>
          <w:p w14:paraId="48932934" w14:textId="77777777" w:rsidR="00261864" w:rsidRDefault="00261864" w:rsidP="0020649A">
            <w:pPr>
              <w:spacing w:before="120" w:after="120" w:line="360" w:lineRule="auto"/>
              <w:contextualSpacing/>
              <w:rPr>
                <w:rFonts w:ascii="Times New Roman" w:hAnsi="Times New Roman" w:cs="Times New Roman"/>
              </w:rPr>
            </w:pPr>
            <w:r>
              <w:rPr>
                <w:rFonts w:ascii="Times New Roman" w:hAnsi="Times New Roman" w:cs="Times New Roman"/>
              </w:rPr>
              <w:t>Baseline glucose, day 1</w:t>
            </w:r>
          </w:p>
        </w:tc>
        <w:tc>
          <w:tcPr>
            <w:tcW w:w="1530" w:type="dxa"/>
          </w:tcPr>
          <w:p w14:paraId="50A09844" w14:textId="77777777" w:rsidR="00261864" w:rsidRDefault="00261864" w:rsidP="0020649A">
            <w:pPr>
              <w:spacing w:before="120" w:after="120" w:line="360" w:lineRule="auto"/>
              <w:contextualSpacing/>
              <w:rPr>
                <w:rFonts w:ascii="Times New Roman" w:hAnsi="Times New Roman" w:cs="Times New Roman"/>
              </w:rPr>
            </w:pPr>
            <w:r w:rsidRPr="0018541B">
              <w:rPr>
                <w:rFonts w:ascii="Times New Roman" w:hAnsi="Times New Roman" w:cs="Times New Roman"/>
              </w:rPr>
              <w:t>8.49</w:t>
            </w:r>
            <w:r>
              <w:rPr>
                <w:rFonts w:ascii="Times New Roman" w:hAnsi="Times New Roman" w:cs="Times New Roman"/>
              </w:rPr>
              <w:t xml:space="preserve"> (0</w:t>
            </w:r>
            <w:r w:rsidRPr="0018541B">
              <w:rPr>
                <w:rFonts w:ascii="Times New Roman" w:hAnsi="Times New Roman" w:cs="Times New Roman"/>
              </w:rPr>
              <w:t>.28</w:t>
            </w:r>
            <w:r>
              <w:rPr>
                <w:rFonts w:ascii="Times New Roman" w:hAnsi="Times New Roman" w:cs="Times New Roman"/>
              </w:rPr>
              <w:t>)</w:t>
            </w:r>
          </w:p>
        </w:tc>
        <w:tc>
          <w:tcPr>
            <w:tcW w:w="1710" w:type="dxa"/>
          </w:tcPr>
          <w:p w14:paraId="3BFE4384" w14:textId="77777777" w:rsidR="00261864" w:rsidRDefault="00261864" w:rsidP="0020649A">
            <w:pPr>
              <w:spacing w:before="120" w:after="120" w:line="360" w:lineRule="auto"/>
              <w:contextualSpacing/>
              <w:rPr>
                <w:rFonts w:ascii="Times New Roman" w:hAnsi="Times New Roman" w:cs="Times New Roman"/>
              </w:rPr>
            </w:pPr>
            <w:r w:rsidRPr="0018541B">
              <w:rPr>
                <w:rFonts w:ascii="Times New Roman" w:hAnsi="Times New Roman" w:cs="Times New Roman"/>
              </w:rPr>
              <w:t>5.35</w:t>
            </w:r>
            <w:r>
              <w:rPr>
                <w:rFonts w:ascii="Times New Roman" w:hAnsi="Times New Roman" w:cs="Times New Roman"/>
              </w:rPr>
              <w:t xml:space="preserve"> (0</w:t>
            </w:r>
            <w:r w:rsidRPr="0018541B">
              <w:rPr>
                <w:rFonts w:ascii="Times New Roman" w:hAnsi="Times New Roman" w:cs="Times New Roman"/>
              </w:rPr>
              <w:t>.28</w:t>
            </w:r>
            <w:r>
              <w:rPr>
                <w:rFonts w:ascii="Times New Roman" w:hAnsi="Times New Roman" w:cs="Times New Roman"/>
              </w:rPr>
              <w:t>)</w:t>
            </w:r>
          </w:p>
        </w:tc>
        <w:tc>
          <w:tcPr>
            <w:tcW w:w="1725" w:type="dxa"/>
          </w:tcPr>
          <w:p w14:paraId="2470FE7D" w14:textId="77777777" w:rsidR="00261864" w:rsidRDefault="00261864" w:rsidP="0020649A">
            <w:pPr>
              <w:spacing w:before="120" w:after="120" w:line="360" w:lineRule="auto"/>
              <w:contextualSpacing/>
              <w:rPr>
                <w:rFonts w:ascii="Times New Roman" w:hAnsi="Times New Roman" w:cs="Times New Roman"/>
              </w:rPr>
            </w:pPr>
            <w:r w:rsidRPr="0018541B">
              <w:rPr>
                <w:rFonts w:ascii="Times New Roman" w:hAnsi="Times New Roman" w:cs="Times New Roman"/>
              </w:rPr>
              <w:t>8.36</w:t>
            </w:r>
            <w:r>
              <w:rPr>
                <w:rFonts w:ascii="Times New Roman" w:hAnsi="Times New Roman" w:cs="Times New Roman"/>
              </w:rPr>
              <w:t xml:space="preserve"> (0</w:t>
            </w:r>
            <w:r w:rsidRPr="0018541B">
              <w:rPr>
                <w:rFonts w:ascii="Times New Roman" w:hAnsi="Times New Roman" w:cs="Times New Roman"/>
              </w:rPr>
              <w:t>.28</w:t>
            </w:r>
            <w:r>
              <w:rPr>
                <w:rFonts w:ascii="Times New Roman" w:hAnsi="Times New Roman" w:cs="Times New Roman"/>
              </w:rPr>
              <w:t>)</w:t>
            </w:r>
          </w:p>
        </w:tc>
        <w:tc>
          <w:tcPr>
            <w:tcW w:w="1870" w:type="dxa"/>
          </w:tcPr>
          <w:p w14:paraId="1DDFCB97" w14:textId="77777777" w:rsidR="00261864" w:rsidRDefault="00261864" w:rsidP="0020649A">
            <w:pPr>
              <w:spacing w:before="120" w:after="120" w:line="360" w:lineRule="auto"/>
              <w:contextualSpacing/>
              <w:rPr>
                <w:rFonts w:ascii="Times New Roman" w:hAnsi="Times New Roman" w:cs="Times New Roman"/>
              </w:rPr>
            </w:pPr>
            <w:r w:rsidRPr="0018541B">
              <w:rPr>
                <w:rFonts w:ascii="Times New Roman" w:hAnsi="Times New Roman" w:cs="Times New Roman"/>
              </w:rPr>
              <w:t>5.43</w:t>
            </w:r>
            <w:r>
              <w:rPr>
                <w:rFonts w:ascii="Times New Roman" w:hAnsi="Times New Roman" w:cs="Times New Roman"/>
              </w:rPr>
              <w:t xml:space="preserve"> (0</w:t>
            </w:r>
            <w:r w:rsidRPr="0018541B">
              <w:rPr>
                <w:rFonts w:ascii="Times New Roman" w:hAnsi="Times New Roman" w:cs="Times New Roman"/>
              </w:rPr>
              <w:t>.28</w:t>
            </w:r>
            <w:r>
              <w:rPr>
                <w:rFonts w:ascii="Times New Roman" w:hAnsi="Times New Roman" w:cs="Times New Roman"/>
              </w:rPr>
              <w:t>)</w:t>
            </w:r>
          </w:p>
        </w:tc>
      </w:tr>
      <w:tr w:rsidR="00261864" w14:paraId="7A29BCB9" w14:textId="77777777" w:rsidTr="0020649A">
        <w:tc>
          <w:tcPr>
            <w:tcW w:w="2515" w:type="dxa"/>
          </w:tcPr>
          <w:p w14:paraId="5CB97EF9" w14:textId="77777777" w:rsidR="00261864" w:rsidRDefault="00261864" w:rsidP="0020649A">
            <w:pPr>
              <w:spacing w:before="120" w:after="120" w:line="360" w:lineRule="auto"/>
              <w:contextualSpacing/>
              <w:rPr>
                <w:rFonts w:ascii="Times New Roman" w:hAnsi="Times New Roman" w:cs="Times New Roman"/>
              </w:rPr>
            </w:pPr>
            <w:r>
              <w:rPr>
                <w:rFonts w:ascii="Times New Roman" w:hAnsi="Times New Roman" w:cs="Times New Roman"/>
              </w:rPr>
              <w:t>Baseline c-peptide, day 1</w:t>
            </w:r>
          </w:p>
        </w:tc>
        <w:tc>
          <w:tcPr>
            <w:tcW w:w="1530" w:type="dxa"/>
          </w:tcPr>
          <w:p w14:paraId="53490979" w14:textId="77777777" w:rsidR="00261864" w:rsidRDefault="00261864" w:rsidP="0020649A">
            <w:pPr>
              <w:spacing w:before="120" w:after="120" w:line="360" w:lineRule="auto"/>
              <w:contextualSpacing/>
              <w:rPr>
                <w:rFonts w:ascii="Times New Roman" w:hAnsi="Times New Roman" w:cs="Times New Roman"/>
              </w:rPr>
            </w:pPr>
            <w:r w:rsidRPr="0018541B">
              <w:rPr>
                <w:rFonts w:ascii="Times New Roman" w:hAnsi="Times New Roman" w:cs="Times New Roman"/>
              </w:rPr>
              <w:t>1.12</w:t>
            </w:r>
            <w:r>
              <w:rPr>
                <w:rFonts w:ascii="Times New Roman" w:hAnsi="Times New Roman" w:cs="Times New Roman"/>
              </w:rPr>
              <w:t xml:space="preserve"> (0</w:t>
            </w:r>
            <w:r w:rsidRPr="0018541B">
              <w:rPr>
                <w:rFonts w:ascii="Times New Roman" w:hAnsi="Times New Roman" w:cs="Times New Roman"/>
              </w:rPr>
              <w:t>.</w:t>
            </w:r>
            <w:r>
              <w:rPr>
                <w:rFonts w:ascii="Times New Roman" w:hAnsi="Times New Roman" w:cs="Times New Roman"/>
              </w:rPr>
              <w:t>10)</w:t>
            </w:r>
          </w:p>
        </w:tc>
        <w:tc>
          <w:tcPr>
            <w:tcW w:w="1710" w:type="dxa"/>
          </w:tcPr>
          <w:p w14:paraId="33FD39D4" w14:textId="77777777" w:rsidR="00261864" w:rsidRDefault="00261864" w:rsidP="0020649A">
            <w:pPr>
              <w:spacing w:before="120" w:after="120" w:line="360" w:lineRule="auto"/>
              <w:contextualSpacing/>
              <w:rPr>
                <w:rFonts w:ascii="Times New Roman" w:hAnsi="Times New Roman" w:cs="Times New Roman"/>
              </w:rPr>
            </w:pPr>
            <w:r>
              <w:rPr>
                <w:rFonts w:ascii="Times New Roman" w:hAnsi="Times New Roman" w:cs="Times New Roman"/>
              </w:rPr>
              <w:t>0</w:t>
            </w:r>
            <w:r w:rsidRPr="0018541B">
              <w:rPr>
                <w:rFonts w:ascii="Times New Roman" w:hAnsi="Times New Roman" w:cs="Times New Roman"/>
              </w:rPr>
              <w:t>.74</w:t>
            </w:r>
            <w:r>
              <w:rPr>
                <w:rFonts w:ascii="Times New Roman" w:hAnsi="Times New Roman" w:cs="Times New Roman"/>
              </w:rPr>
              <w:t xml:space="preserve"> (0</w:t>
            </w:r>
            <w:r w:rsidRPr="0018541B">
              <w:rPr>
                <w:rFonts w:ascii="Times New Roman" w:hAnsi="Times New Roman" w:cs="Times New Roman"/>
              </w:rPr>
              <w:t>.</w:t>
            </w:r>
            <w:r>
              <w:rPr>
                <w:rFonts w:ascii="Times New Roman" w:hAnsi="Times New Roman" w:cs="Times New Roman"/>
              </w:rPr>
              <w:t>10)</w:t>
            </w:r>
          </w:p>
        </w:tc>
        <w:tc>
          <w:tcPr>
            <w:tcW w:w="1725" w:type="dxa"/>
          </w:tcPr>
          <w:p w14:paraId="14A04FD0" w14:textId="77777777" w:rsidR="00261864" w:rsidRDefault="00261864" w:rsidP="0020649A">
            <w:pPr>
              <w:spacing w:before="120" w:after="120" w:line="360" w:lineRule="auto"/>
              <w:contextualSpacing/>
              <w:rPr>
                <w:rFonts w:ascii="Times New Roman" w:hAnsi="Times New Roman" w:cs="Times New Roman"/>
              </w:rPr>
            </w:pPr>
            <w:r w:rsidRPr="0018541B">
              <w:rPr>
                <w:rFonts w:ascii="Times New Roman" w:hAnsi="Times New Roman" w:cs="Times New Roman"/>
              </w:rPr>
              <w:t>1.14</w:t>
            </w:r>
            <w:r>
              <w:rPr>
                <w:rFonts w:ascii="Times New Roman" w:hAnsi="Times New Roman" w:cs="Times New Roman"/>
              </w:rPr>
              <w:t xml:space="preserve"> (0</w:t>
            </w:r>
            <w:r w:rsidRPr="0018541B">
              <w:rPr>
                <w:rFonts w:ascii="Times New Roman" w:hAnsi="Times New Roman" w:cs="Times New Roman"/>
              </w:rPr>
              <w:t>.</w:t>
            </w:r>
            <w:r>
              <w:rPr>
                <w:rFonts w:ascii="Times New Roman" w:hAnsi="Times New Roman" w:cs="Times New Roman"/>
              </w:rPr>
              <w:t>10)</w:t>
            </w:r>
          </w:p>
        </w:tc>
        <w:tc>
          <w:tcPr>
            <w:tcW w:w="1870" w:type="dxa"/>
          </w:tcPr>
          <w:p w14:paraId="65229136" w14:textId="77777777" w:rsidR="00261864" w:rsidRDefault="00261864" w:rsidP="0020649A">
            <w:pPr>
              <w:spacing w:before="120" w:after="120" w:line="360" w:lineRule="auto"/>
              <w:contextualSpacing/>
              <w:rPr>
                <w:rFonts w:ascii="Times New Roman" w:hAnsi="Times New Roman" w:cs="Times New Roman"/>
              </w:rPr>
            </w:pPr>
            <w:r>
              <w:rPr>
                <w:rFonts w:ascii="Times New Roman" w:hAnsi="Times New Roman" w:cs="Times New Roman"/>
              </w:rPr>
              <w:t>0</w:t>
            </w:r>
            <w:r w:rsidRPr="0018541B">
              <w:rPr>
                <w:rFonts w:ascii="Times New Roman" w:hAnsi="Times New Roman" w:cs="Times New Roman"/>
              </w:rPr>
              <w:t>.</w:t>
            </w:r>
            <w:r>
              <w:rPr>
                <w:rFonts w:ascii="Times New Roman" w:hAnsi="Times New Roman" w:cs="Times New Roman"/>
              </w:rPr>
              <w:t>90 (0.10)</w:t>
            </w:r>
          </w:p>
        </w:tc>
      </w:tr>
      <w:tr w:rsidR="00261864" w14:paraId="362AD013" w14:textId="77777777" w:rsidTr="0020649A">
        <w:tc>
          <w:tcPr>
            <w:tcW w:w="2515" w:type="dxa"/>
          </w:tcPr>
          <w:p w14:paraId="2E3A0BEE" w14:textId="77777777" w:rsidR="00261864" w:rsidRDefault="00261864" w:rsidP="0020649A">
            <w:pPr>
              <w:spacing w:before="120" w:after="120" w:line="360" w:lineRule="auto"/>
              <w:contextualSpacing/>
              <w:rPr>
                <w:rFonts w:ascii="Times New Roman" w:hAnsi="Times New Roman" w:cs="Times New Roman"/>
              </w:rPr>
            </w:pPr>
            <w:r>
              <w:rPr>
                <w:rFonts w:ascii="Times New Roman" w:hAnsi="Times New Roman" w:cs="Times New Roman"/>
              </w:rPr>
              <w:t>Baseline hunger, day 1</w:t>
            </w:r>
          </w:p>
        </w:tc>
        <w:tc>
          <w:tcPr>
            <w:tcW w:w="1530" w:type="dxa"/>
          </w:tcPr>
          <w:p w14:paraId="03E87392" w14:textId="77777777" w:rsidR="00261864" w:rsidRDefault="00261864" w:rsidP="0020649A">
            <w:pPr>
              <w:spacing w:before="120" w:after="120" w:line="360" w:lineRule="auto"/>
              <w:contextualSpacing/>
              <w:rPr>
                <w:rFonts w:ascii="Times New Roman" w:hAnsi="Times New Roman" w:cs="Times New Roman"/>
              </w:rPr>
            </w:pPr>
            <w:r w:rsidRPr="00996979">
              <w:rPr>
                <w:rFonts w:ascii="Times New Roman" w:hAnsi="Times New Roman" w:cs="Times New Roman"/>
              </w:rPr>
              <w:t>4.5</w:t>
            </w:r>
            <w:r>
              <w:rPr>
                <w:rFonts w:ascii="Times New Roman" w:hAnsi="Times New Roman" w:cs="Times New Roman"/>
              </w:rPr>
              <w:t xml:space="preserve"> (0</w:t>
            </w:r>
            <w:r w:rsidRPr="00996979">
              <w:rPr>
                <w:rFonts w:ascii="Times New Roman" w:hAnsi="Times New Roman" w:cs="Times New Roman"/>
              </w:rPr>
              <w:t>.6</w:t>
            </w:r>
            <w:r>
              <w:rPr>
                <w:rFonts w:ascii="Times New Roman" w:hAnsi="Times New Roman" w:cs="Times New Roman"/>
              </w:rPr>
              <w:t>4)</w:t>
            </w:r>
          </w:p>
        </w:tc>
        <w:tc>
          <w:tcPr>
            <w:tcW w:w="1710" w:type="dxa"/>
          </w:tcPr>
          <w:p w14:paraId="07A64DCF" w14:textId="77777777" w:rsidR="00261864" w:rsidRDefault="00261864" w:rsidP="0020649A">
            <w:pPr>
              <w:spacing w:before="120" w:after="120" w:line="360" w:lineRule="auto"/>
              <w:contextualSpacing/>
              <w:rPr>
                <w:rFonts w:ascii="Times New Roman" w:hAnsi="Times New Roman" w:cs="Times New Roman"/>
              </w:rPr>
            </w:pPr>
            <w:r w:rsidRPr="00996979">
              <w:rPr>
                <w:rFonts w:ascii="Times New Roman" w:hAnsi="Times New Roman" w:cs="Times New Roman"/>
              </w:rPr>
              <w:t>2.09</w:t>
            </w:r>
            <w:r>
              <w:rPr>
                <w:rFonts w:ascii="Times New Roman" w:hAnsi="Times New Roman" w:cs="Times New Roman"/>
              </w:rPr>
              <w:t xml:space="preserve"> (0</w:t>
            </w:r>
            <w:r w:rsidRPr="00996979">
              <w:rPr>
                <w:rFonts w:ascii="Times New Roman" w:hAnsi="Times New Roman" w:cs="Times New Roman"/>
              </w:rPr>
              <w:t>.6</w:t>
            </w:r>
            <w:r>
              <w:rPr>
                <w:rFonts w:ascii="Times New Roman" w:hAnsi="Times New Roman" w:cs="Times New Roman"/>
              </w:rPr>
              <w:t>4)</w:t>
            </w:r>
          </w:p>
        </w:tc>
        <w:tc>
          <w:tcPr>
            <w:tcW w:w="1725" w:type="dxa"/>
          </w:tcPr>
          <w:p w14:paraId="1203A04B" w14:textId="77777777" w:rsidR="00261864" w:rsidRDefault="00261864" w:rsidP="0020649A">
            <w:pPr>
              <w:spacing w:before="120" w:after="120" w:line="360" w:lineRule="auto"/>
              <w:contextualSpacing/>
              <w:rPr>
                <w:rFonts w:ascii="Times New Roman" w:hAnsi="Times New Roman" w:cs="Times New Roman"/>
              </w:rPr>
            </w:pPr>
            <w:r w:rsidRPr="00996979">
              <w:rPr>
                <w:rFonts w:ascii="Times New Roman" w:hAnsi="Times New Roman" w:cs="Times New Roman"/>
              </w:rPr>
              <w:t>5.2</w:t>
            </w:r>
            <w:r>
              <w:rPr>
                <w:rFonts w:ascii="Times New Roman" w:hAnsi="Times New Roman" w:cs="Times New Roman"/>
              </w:rPr>
              <w:t xml:space="preserve"> (0</w:t>
            </w:r>
            <w:r w:rsidRPr="00996979">
              <w:rPr>
                <w:rFonts w:ascii="Times New Roman" w:hAnsi="Times New Roman" w:cs="Times New Roman"/>
              </w:rPr>
              <w:t>.6</w:t>
            </w:r>
            <w:r>
              <w:rPr>
                <w:rFonts w:ascii="Times New Roman" w:hAnsi="Times New Roman" w:cs="Times New Roman"/>
              </w:rPr>
              <w:t>6)</w:t>
            </w:r>
          </w:p>
        </w:tc>
        <w:tc>
          <w:tcPr>
            <w:tcW w:w="1870" w:type="dxa"/>
          </w:tcPr>
          <w:p w14:paraId="30292986" w14:textId="77777777" w:rsidR="00261864" w:rsidRDefault="00261864" w:rsidP="0020649A">
            <w:pPr>
              <w:spacing w:before="120" w:after="120" w:line="360" w:lineRule="auto"/>
              <w:contextualSpacing/>
              <w:rPr>
                <w:rFonts w:ascii="Times New Roman" w:hAnsi="Times New Roman" w:cs="Times New Roman"/>
              </w:rPr>
            </w:pPr>
            <w:r w:rsidRPr="00996979">
              <w:rPr>
                <w:rFonts w:ascii="Times New Roman" w:hAnsi="Times New Roman" w:cs="Times New Roman"/>
              </w:rPr>
              <w:t>2.6</w:t>
            </w:r>
            <w:r>
              <w:rPr>
                <w:rFonts w:ascii="Times New Roman" w:hAnsi="Times New Roman" w:cs="Times New Roman"/>
              </w:rPr>
              <w:t>9 (0</w:t>
            </w:r>
            <w:r w:rsidRPr="00996979">
              <w:rPr>
                <w:rFonts w:ascii="Times New Roman" w:hAnsi="Times New Roman" w:cs="Times New Roman"/>
              </w:rPr>
              <w:t>.6</w:t>
            </w:r>
            <w:r>
              <w:rPr>
                <w:rFonts w:ascii="Times New Roman" w:hAnsi="Times New Roman" w:cs="Times New Roman"/>
              </w:rPr>
              <w:t>4)</w:t>
            </w:r>
          </w:p>
        </w:tc>
      </w:tr>
      <w:tr w:rsidR="00261864" w14:paraId="043C3922" w14:textId="77777777" w:rsidTr="0020649A">
        <w:tc>
          <w:tcPr>
            <w:tcW w:w="2515" w:type="dxa"/>
          </w:tcPr>
          <w:p w14:paraId="237D2CF0" w14:textId="77777777" w:rsidR="00261864" w:rsidRDefault="00261864" w:rsidP="0020649A">
            <w:pPr>
              <w:spacing w:before="120" w:after="120" w:line="360" w:lineRule="auto"/>
              <w:contextualSpacing/>
              <w:rPr>
                <w:rFonts w:ascii="Times New Roman" w:hAnsi="Times New Roman" w:cs="Times New Roman"/>
              </w:rPr>
            </w:pPr>
            <w:r>
              <w:rPr>
                <w:rFonts w:ascii="Times New Roman" w:hAnsi="Times New Roman" w:cs="Times New Roman"/>
              </w:rPr>
              <w:t>Baseline insulin, day 2</w:t>
            </w:r>
          </w:p>
        </w:tc>
        <w:tc>
          <w:tcPr>
            <w:tcW w:w="1530" w:type="dxa"/>
          </w:tcPr>
          <w:p w14:paraId="1431CA55" w14:textId="77777777" w:rsidR="00261864" w:rsidRDefault="00261864" w:rsidP="0020649A">
            <w:pPr>
              <w:spacing w:before="120" w:after="120" w:line="360" w:lineRule="auto"/>
              <w:contextualSpacing/>
              <w:rPr>
                <w:rFonts w:ascii="Times New Roman" w:hAnsi="Times New Roman" w:cs="Times New Roman"/>
              </w:rPr>
            </w:pPr>
            <w:r w:rsidRPr="003E6609">
              <w:rPr>
                <w:rFonts w:ascii="Times New Roman" w:hAnsi="Times New Roman" w:cs="Times New Roman"/>
              </w:rPr>
              <w:t>12.8</w:t>
            </w:r>
            <w:r>
              <w:rPr>
                <w:rFonts w:ascii="Times New Roman" w:hAnsi="Times New Roman" w:cs="Times New Roman"/>
              </w:rPr>
              <w:t xml:space="preserve"> (</w:t>
            </w:r>
            <w:r w:rsidRPr="003E6609">
              <w:rPr>
                <w:rFonts w:ascii="Times New Roman" w:hAnsi="Times New Roman" w:cs="Times New Roman"/>
              </w:rPr>
              <w:t>2.10</w:t>
            </w:r>
            <w:r>
              <w:rPr>
                <w:rFonts w:ascii="Times New Roman" w:hAnsi="Times New Roman" w:cs="Times New Roman"/>
              </w:rPr>
              <w:t>)</w:t>
            </w:r>
          </w:p>
        </w:tc>
        <w:tc>
          <w:tcPr>
            <w:tcW w:w="1710" w:type="dxa"/>
          </w:tcPr>
          <w:p w14:paraId="552BDBDF" w14:textId="77777777" w:rsidR="00261864" w:rsidRDefault="00261864" w:rsidP="0020649A">
            <w:pPr>
              <w:spacing w:before="120" w:after="120" w:line="360" w:lineRule="auto"/>
              <w:contextualSpacing/>
              <w:rPr>
                <w:rFonts w:ascii="Times New Roman" w:hAnsi="Times New Roman" w:cs="Times New Roman"/>
              </w:rPr>
            </w:pPr>
            <w:r w:rsidRPr="003E6609">
              <w:rPr>
                <w:rFonts w:ascii="Times New Roman" w:hAnsi="Times New Roman" w:cs="Times New Roman"/>
              </w:rPr>
              <w:t>9.4</w:t>
            </w:r>
            <w:r>
              <w:rPr>
                <w:rFonts w:ascii="Times New Roman" w:hAnsi="Times New Roman" w:cs="Times New Roman"/>
              </w:rPr>
              <w:t>2 (</w:t>
            </w:r>
            <w:r w:rsidRPr="003E6609">
              <w:rPr>
                <w:rFonts w:ascii="Times New Roman" w:hAnsi="Times New Roman" w:cs="Times New Roman"/>
              </w:rPr>
              <w:t>2.10</w:t>
            </w:r>
            <w:r>
              <w:rPr>
                <w:rFonts w:ascii="Times New Roman" w:hAnsi="Times New Roman" w:cs="Times New Roman"/>
              </w:rPr>
              <w:t>)</w:t>
            </w:r>
          </w:p>
        </w:tc>
        <w:tc>
          <w:tcPr>
            <w:tcW w:w="1725" w:type="dxa"/>
          </w:tcPr>
          <w:p w14:paraId="0E9ECE4F" w14:textId="77777777" w:rsidR="00261864" w:rsidRDefault="00261864" w:rsidP="0020649A">
            <w:pPr>
              <w:spacing w:before="120" w:after="120" w:line="360" w:lineRule="auto"/>
              <w:contextualSpacing/>
              <w:rPr>
                <w:rFonts w:ascii="Times New Roman" w:hAnsi="Times New Roman" w:cs="Times New Roman"/>
              </w:rPr>
            </w:pPr>
            <w:r w:rsidRPr="003E6609">
              <w:rPr>
                <w:rFonts w:ascii="Times New Roman" w:hAnsi="Times New Roman" w:cs="Times New Roman"/>
              </w:rPr>
              <w:t>10.67</w:t>
            </w:r>
            <w:r>
              <w:rPr>
                <w:rFonts w:ascii="Times New Roman" w:hAnsi="Times New Roman" w:cs="Times New Roman"/>
              </w:rPr>
              <w:t xml:space="preserve"> (</w:t>
            </w:r>
            <w:r w:rsidRPr="003E6609">
              <w:rPr>
                <w:rFonts w:ascii="Times New Roman" w:hAnsi="Times New Roman" w:cs="Times New Roman"/>
              </w:rPr>
              <w:t>2.17</w:t>
            </w:r>
            <w:r>
              <w:rPr>
                <w:rFonts w:ascii="Times New Roman" w:hAnsi="Times New Roman" w:cs="Times New Roman"/>
              </w:rPr>
              <w:t>)</w:t>
            </w:r>
          </w:p>
        </w:tc>
        <w:tc>
          <w:tcPr>
            <w:tcW w:w="1870" w:type="dxa"/>
          </w:tcPr>
          <w:p w14:paraId="7D5D6D6F" w14:textId="77777777" w:rsidR="00261864" w:rsidRDefault="00261864" w:rsidP="0020649A">
            <w:pPr>
              <w:spacing w:before="120" w:after="120" w:line="360" w:lineRule="auto"/>
              <w:contextualSpacing/>
              <w:rPr>
                <w:rFonts w:ascii="Times New Roman" w:hAnsi="Times New Roman" w:cs="Times New Roman"/>
              </w:rPr>
            </w:pPr>
            <w:r w:rsidRPr="003E6609">
              <w:rPr>
                <w:rFonts w:ascii="Times New Roman" w:hAnsi="Times New Roman" w:cs="Times New Roman"/>
              </w:rPr>
              <w:t>13.11</w:t>
            </w:r>
            <w:r>
              <w:rPr>
                <w:rFonts w:ascii="Times New Roman" w:hAnsi="Times New Roman" w:cs="Times New Roman"/>
              </w:rPr>
              <w:t xml:space="preserve"> (</w:t>
            </w:r>
            <w:r w:rsidRPr="003E6609">
              <w:rPr>
                <w:rFonts w:ascii="Times New Roman" w:hAnsi="Times New Roman" w:cs="Times New Roman"/>
              </w:rPr>
              <w:t>2.10</w:t>
            </w:r>
            <w:r>
              <w:rPr>
                <w:rFonts w:ascii="Times New Roman" w:hAnsi="Times New Roman" w:cs="Times New Roman"/>
              </w:rPr>
              <w:t>)</w:t>
            </w:r>
          </w:p>
        </w:tc>
      </w:tr>
      <w:tr w:rsidR="00261864" w14:paraId="6D03C664" w14:textId="77777777" w:rsidTr="0020649A">
        <w:tc>
          <w:tcPr>
            <w:tcW w:w="2515" w:type="dxa"/>
          </w:tcPr>
          <w:p w14:paraId="15687FEE" w14:textId="77777777" w:rsidR="00261864" w:rsidRDefault="00261864" w:rsidP="0020649A">
            <w:pPr>
              <w:spacing w:before="120" w:after="120" w:line="360" w:lineRule="auto"/>
              <w:contextualSpacing/>
              <w:rPr>
                <w:rFonts w:ascii="Times New Roman" w:hAnsi="Times New Roman" w:cs="Times New Roman"/>
              </w:rPr>
            </w:pPr>
            <w:r>
              <w:rPr>
                <w:rFonts w:ascii="Times New Roman" w:hAnsi="Times New Roman" w:cs="Times New Roman"/>
              </w:rPr>
              <w:t>Baseline glucose, day 2</w:t>
            </w:r>
          </w:p>
        </w:tc>
        <w:tc>
          <w:tcPr>
            <w:tcW w:w="1530" w:type="dxa"/>
          </w:tcPr>
          <w:p w14:paraId="6500983D" w14:textId="77777777" w:rsidR="00261864" w:rsidRDefault="00261864" w:rsidP="0020649A">
            <w:pPr>
              <w:spacing w:before="120" w:after="120" w:line="360" w:lineRule="auto"/>
              <w:contextualSpacing/>
              <w:rPr>
                <w:rFonts w:ascii="Times New Roman" w:hAnsi="Times New Roman" w:cs="Times New Roman"/>
              </w:rPr>
            </w:pPr>
            <w:r w:rsidRPr="003E6609">
              <w:rPr>
                <w:rFonts w:ascii="Times New Roman" w:hAnsi="Times New Roman" w:cs="Times New Roman"/>
              </w:rPr>
              <w:t>8.34</w:t>
            </w:r>
            <w:r>
              <w:rPr>
                <w:rFonts w:ascii="Times New Roman" w:hAnsi="Times New Roman" w:cs="Times New Roman"/>
              </w:rPr>
              <w:t xml:space="preserve"> (0</w:t>
            </w:r>
            <w:r w:rsidRPr="003E6609">
              <w:rPr>
                <w:rFonts w:ascii="Times New Roman" w:hAnsi="Times New Roman" w:cs="Times New Roman"/>
              </w:rPr>
              <w:t>.30</w:t>
            </w:r>
            <w:r>
              <w:rPr>
                <w:rFonts w:ascii="Times New Roman" w:hAnsi="Times New Roman" w:cs="Times New Roman"/>
              </w:rPr>
              <w:t>)</w:t>
            </w:r>
          </w:p>
        </w:tc>
        <w:tc>
          <w:tcPr>
            <w:tcW w:w="1710" w:type="dxa"/>
          </w:tcPr>
          <w:p w14:paraId="62DD40A3" w14:textId="77777777" w:rsidR="00261864" w:rsidRDefault="00261864" w:rsidP="0020649A">
            <w:pPr>
              <w:spacing w:before="120" w:after="120" w:line="360" w:lineRule="auto"/>
              <w:contextualSpacing/>
              <w:rPr>
                <w:rFonts w:ascii="Times New Roman" w:hAnsi="Times New Roman" w:cs="Times New Roman"/>
              </w:rPr>
            </w:pPr>
            <w:r w:rsidRPr="003E6609">
              <w:rPr>
                <w:rFonts w:ascii="Times New Roman" w:hAnsi="Times New Roman" w:cs="Times New Roman"/>
              </w:rPr>
              <w:t>5.28</w:t>
            </w:r>
            <w:r>
              <w:rPr>
                <w:rFonts w:ascii="Times New Roman" w:hAnsi="Times New Roman" w:cs="Times New Roman"/>
              </w:rPr>
              <w:t xml:space="preserve"> (0</w:t>
            </w:r>
            <w:r w:rsidRPr="003E6609">
              <w:rPr>
                <w:rFonts w:ascii="Times New Roman" w:hAnsi="Times New Roman" w:cs="Times New Roman"/>
              </w:rPr>
              <w:t>.30</w:t>
            </w:r>
            <w:r>
              <w:rPr>
                <w:rFonts w:ascii="Times New Roman" w:hAnsi="Times New Roman" w:cs="Times New Roman"/>
              </w:rPr>
              <w:t>)</w:t>
            </w:r>
          </w:p>
        </w:tc>
        <w:tc>
          <w:tcPr>
            <w:tcW w:w="1725" w:type="dxa"/>
          </w:tcPr>
          <w:p w14:paraId="5D059D4E" w14:textId="77777777" w:rsidR="00261864" w:rsidRDefault="00261864" w:rsidP="0020649A">
            <w:pPr>
              <w:spacing w:before="120" w:after="120" w:line="360" w:lineRule="auto"/>
              <w:contextualSpacing/>
              <w:rPr>
                <w:rFonts w:ascii="Times New Roman" w:hAnsi="Times New Roman" w:cs="Times New Roman"/>
              </w:rPr>
            </w:pPr>
            <w:r w:rsidRPr="007272AC">
              <w:rPr>
                <w:rFonts w:ascii="Times New Roman" w:hAnsi="Times New Roman" w:cs="Times New Roman"/>
              </w:rPr>
              <w:t>8.18</w:t>
            </w:r>
            <w:r>
              <w:rPr>
                <w:rFonts w:ascii="Times New Roman" w:hAnsi="Times New Roman" w:cs="Times New Roman"/>
              </w:rPr>
              <w:t xml:space="preserve"> (0</w:t>
            </w:r>
            <w:r w:rsidRPr="007272AC">
              <w:rPr>
                <w:rFonts w:ascii="Times New Roman" w:hAnsi="Times New Roman" w:cs="Times New Roman"/>
              </w:rPr>
              <w:t>.31</w:t>
            </w:r>
            <w:r>
              <w:rPr>
                <w:rFonts w:ascii="Times New Roman" w:hAnsi="Times New Roman" w:cs="Times New Roman"/>
              </w:rPr>
              <w:t>)</w:t>
            </w:r>
          </w:p>
        </w:tc>
        <w:tc>
          <w:tcPr>
            <w:tcW w:w="1870" w:type="dxa"/>
          </w:tcPr>
          <w:p w14:paraId="3B70AF59" w14:textId="77777777" w:rsidR="00261864" w:rsidRDefault="00261864" w:rsidP="0020649A">
            <w:pPr>
              <w:spacing w:before="120" w:after="120" w:line="360" w:lineRule="auto"/>
              <w:contextualSpacing/>
              <w:rPr>
                <w:rFonts w:ascii="Times New Roman" w:hAnsi="Times New Roman" w:cs="Times New Roman"/>
              </w:rPr>
            </w:pPr>
            <w:r w:rsidRPr="007272AC">
              <w:rPr>
                <w:rFonts w:ascii="Times New Roman" w:hAnsi="Times New Roman" w:cs="Times New Roman"/>
              </w:rPr>
              <w:t>5.4</w:t>
            </w:r>
            <w:r>
              <w:rPr>
                <w:rFonts w:ascii="Times New Roman" w:hAnsi="Times New Roman" w:cs="Times New Roman"/>
              </w:rPr>
              <w:t>1 (0</w:t>
            </w:r>
            <w:r w:rsidRPr="007272AC">
              <w:rPr>
                <w:rFonts w:ascii="Times New Roman" w:hAnsi="Times New Roman" w:cs="Times New Roman"/>
              </w:rPr>
              <w:t>.30</w:t>
            </w:r>
            <w:r>
              <w:rPr>
                <w:rFonts w:ascii="Times New Roman" w:hAnsi="Times New Roman" w:cs="Times New Roman"/>
              </w:rPr>
              <w:t>)</w:t>
            </w:r>
          </w:p>
        </w:tc>
      </w:tr>
      <w:tr w:rsidR="00261864" w14:paraId="08BDF58F" w14:textId="77777777" w:rsidTr="0020649A">
        <w:tc>
          <w:tcPr>
            <w:tcW w:w="2515" w:type="dxa"/>
          </w:tcPr>
          <w:p w14:paraId="44DEDB18" w14:textId="77777777" w:rsidR="00261864" w:rsidRDefault="00261864" w:rsidP="0020649A">
            <w:pPr>
              <w:spacing w:before="120" w:after="120" w:line="360" w:lineRule="auto"/>
              <w:contextualSpacing/>
              <w:rPr>
                <w:rFonts w:ascii="Times New Roman" w:hAnsi="Times New Roman" w:cs="Times New Roman"/>
              </w:rPr>
            </w:pPr>
            <w:r>
              <w:rPr>
                <w:rFonts w:ascii="Times New Roman" w:hAnsi="Times New Roman" w:cs="Times New Roman"/>
              </w:rPr>
              <w:t>Baseline c-peptide, day 2</w:t>
            </w:r>
          </w:p>
        </w:tc>
        <w:tc>
          <w:tcPr>
            <w:tcW w:w="1530" w:type="dxa"/>
          </w:tcPr>
          <w:p w14:paraId="34880FCC" w14:textId="77777777" w:rsidR="00261864" w:rsidRDefault="00261864" w:rsidP="0020649A">
            <w:pPr>
              <w:spacing w:before="120" w:after="120" w:line="360" w:lineRule="auto"/>
              <w:contextualSpacing/>
              <w:rPr>
                <w:rFonts w:ascii="Times New Roman" w:hAnsi="Times New Roman" w:cs="Times New Roman"/>
              </w:rPr>
            </w:pPr>
            <w:r w:rsidRPr="003E6609">
              <w:rPr>
                <w:rFonts w:ascii="Times New Roman" w:hAnsi="Times New Roman" w:cs="Times New Roman"/>
              </w:rPr>
              <w:t>1.0</w:t>
            </w:r>
            <w:r>
              <w:rPr>
                <w:rFonts w:ascii="Times New Roman" w:hAnsi="Times New Roman" w:cs="Times New Roman"/>
              </w:rPr>
              <w:t>8 (0</w:t>
            </w:r>
            <w:r w:rsidRPr="003E6609">
              <w:rPr>
                <w:rFonts w:ascii="Times New Roman" w:hAnsi="Times New Roman" w:cs="Times New Roman"/>
              </w:rPr>
              <w:t>.</w:t>
            </w:r>
            <w:r>
              <w:rPr>
                <w:rFonts w:ascii="Times New Roman" w:hAnsi="Times New Roman" w:cs="Times New Roman"/>
              </w:rPr>
              <w:t>10)</w:t>
            </w:r>
          </w:p>
        </w:tc>
        <w:tc>
          <w:tcPr>
            <w:tcW w:w="1710" w:type="dxa"/>
          </w:tcPr>
          <w:p w14:paraId="62D2C40C" w14:textId="77777777" w:rsidR="00261864" w:rsidRDefault="00261864" w:rsidP="0020649A">
            <w:pPr>
              <w:spacing w:before="120" w:after="120" w:line="360" w:lineRule="auto"/>
              <w:contextualSpacing/>
              <w:rPr>
                <w:rFonts w:ascii="Times New Roman" w:hAnsi="Times New Roman" w:cs="Times New Roman"/>
              </w:rPr>
            </w:pPr>
            <w:r>
              <w:rPr>
                <w:rFonts w:ascii="Times New Roman" w:hAnsi="Times New Roman" w:cs="Times New Roman"/>
              </w:rPr>
              <w:t>0</w:t>
            </w:r>
            <w:r w:rsidRPr="003E6609">
              <w:rPr>
                <w:rFonts w:ascii="Times New Roman" w:hAnsi="Times New Roman" w:cs="Times New Roman"/>
              </w:rPr>
              <w:t>.7</w:t>
            </w:r>
            <w:r>
              <w:rPr>
                <w:rFonts w:ascii="Times New Roman" w:hAnsi="Times New Roman" w:cs="Times New Roman"/>
              </w:rPr>
              <w:t>7 (0</w:t>
            </w:r>
            <w:r w:rsidRPr="003E6609">
              <w:rPr>
                <w:rFonts w:ascii="Times New Roman" w:hAnsi="Times New Roman" w:cs="Times New Roman"/>
              </w:rPr>
              <w:t>.</w:t>
            </w:r>
            <w:r>
              <w:rPr>
                <w:rFonts w:ascii="Times New Roman" w:hAnsi="Times New Roman" w:cs="Times New Roman"/>
              </w:rPr>
              <w:t>10)</w:t>
            </w:r>
          </w:p>
        </w:tc>
        <w:tc>
          <w:tcPr>
            <w:tcW w:w="1725" w:type="dxa"/>
          </w:tcPr>
          <w:p w14:paraId="4AB7F060" w14:textId="77777777" w:rsidR="00261864" w:rsidRDefault="00261864" w:rsidP="0020649A">
            <w:pPr>
              <w:spacing w:before="120" w:after="120" w:line="360" w:lineRule="auto"/>
              <w:contextualSpacing/>
              <w:rPr>
                <w:rFonts w:ascii="Times New Roman" w:hAnsi="Times New Roman" w:cs="Times New Roman"/>
              </w:rPr>
            </w:pPr>
            <w:r w:rsidRPr="003E6609">
              <w:rPr>
                <w:rFonts w:ascii="Times New Roman" w:hAnsi="Times New Roman" w:cs="Times New Roman"/>
              </w:rPr>
              <w:t>1.07</w:t>
            </w:r>
            <w:r>
              <w:rPr>
                <w:rFonts w:ascii="Times New Roman" w:hAnsi="Times New Roman" w:cs="Times New Roman"/>
              </w:rPr>
              <w:t xml:space="preserve"> (0</w:t>
            </w:r>
            <w:r w:rsidRPr="003E6609">
              <w:rPr>
                <w:rFonts w:ascii="Times New Roman" w:hAnsi="Times New Roman" w:cs="Times New Roman"/>
              </w:rPr>
              <w:t>.</w:t>
            </w:r>
            <w:r>
              <w:rPr>
                <w:rFonts w:ascii="Times New Roman" w:hAnsi="Times New Roman" w:cs="Times New Roman"/>
              </w:rPr>
              <w:t>10)</w:t>
            </w:r>
          </w:p>
        </w:tc>
        <w:tc>
          <w:tcPr>
            <w:tcW w:w="1870" w:type="dxa"/>
          </w:tcPr>
          <w:p w14:paraId="0D8D81EC" w14:textId="77777777" w:rsidR="00261864" w:rsidRDefault="00261864" w:rsidP="0020649A">
            <w:pPr>
              <w:spacing w:before="120" w:after="120" w:line="360" w:lineRule="auto"/>
              <w:contextualSpacing/>
              <w:rPr>
                <w:rFonts w:ascii="Times New Roman" w:hAnsi="Times New Roman" w:cs="Times New Roman"/>
              </w:rPr>
            </w:pPr>
            <w:r>
              <w:rPr>
                <w:rFonts w:ascii="Times New Roman" w:hAnsi="Times New Roman" w:cs="Times New Roman"/>
              </w:rPr>
              <w:t>0</w:t>
            </w:r>
            <w:r w:rsidRPr="003E6609">
              <w:rPr>
                <w:rFonts w:ascii="Times New Roman" w:hAnsi="Times New Roman" w:cs="Times New Roman"/>
              </w:rPr>
              <w:t>.9</w:t>
            </w:r>
            <w:r>
              <w:rPr>
                <w:rFonts w:ascii="Times New Roman" w:hAnsi="Times New Roman" w:cs="Times New Roman"/>
              </w:rPr>
              <w:t>4 (0</w:t>
            </w:r>
            <w:r w:rsidRPr="003E6609">
              <w:rPr>
                <w:rFonts w:ascii="Times New Roman" w:hAnsi="Times New Roman" w:cs="Times New Roman"/>
              </w:rPr>
              <w:t>.</w:t>
            </w:r>
            <w:r>
              <w:rPr>
                <w:rFonts w:ascii="Times New Roman" w:hAnsi="Times New Roman" w:cs="Times New Roman"/>
              </w:rPr>
              <w:t>10)</w:t>
            </w:r>
          </w:p>
        </w:tc>
      </w:tr>
      <w:tr w:rsidR="00261864" w14:paraId="317D74C0" w14:textId="77777777" w:rsidTr="0020649A">
        <w:tc>
          <w:tcPr>
            <w:tcW w:w="2515" w:type="dxa"/>
          </w:tcPr>
          <w:p w14:paraId="7A82129D" w14:textId="77777777" w:rsidR="00261864" w:rsidRDefault="00261864" w:rsidP="0020649A">
            <w:pPr>
              <w:spacing w:before="120" w:after="120" w:line="360" w:lineRule="auto"/>
              <w:contextualSpacing/>
              <w:rPr>
                <w:rFonts w:ascii="Times New Roman" w:hAnsi="Times New Roman" w:cs="Times New Roman"/>
              </w:rPr>
            </w:pPr>
            <w:r>
              <w:rPr>
                <w:rFonts w:ascii="Times New Roman" w:hAnsi="Times New Roman" w:cs="Times New Roman"/>
              </w:rPr>
              <w:t>Baseline hunger, day 2</w:t>
            </w:r>
          </w:p>
        </w:tc>
        <w:tc>
          <w:tcPr>
            <w:tcW w:w="1530" w:type="dxa"/>
          </w:tcPr>
          <w:p w14:paraId="6B10FC8E" w14:textId="77777777" w:rsidR="00261864" w:rsidRDefault="00261864" w:rsidP="0020649A">
            <w:pPr>
              <w:spacing w:before="120" w:after="120" w:line="360" w:lineRule="auto"/>
              <w:contextualSpacing/>
              <w:rPr>
                <w:rFonts w:ascii="Times New Roman" w:hAnsi="Times New Roman" w:cs="Times New Roman"/>
              </w:rPr>
            </w:pPr>
            <w:r w:rsidRPr="00996979">
              <w:rPr>
                <w:rFonts w:ascii="Times New Roman" w:hAnsi="Times New Roman" w:cs="Times New Roman"/>
              </w:rPr>
              <w:t>3.9</w:t>
            </w:r>
            <w:r>
              <w:rPr>
                <w:rFonts w:ascii="Times New Roman" w:hAnsi="Times New Roman" w:cs="Times New Roman"/>
              </w:rPr>
              <w:t>1 (0</w:t>
            </w:r>
            <w:r w:rsidRPr="00996979">
              <w:rPr>
                <w:rFonts w:ascii="Times New Roman" w:hAnsi="Times New Roman" w:cs="Times New Roman"/>
              </w:rPr>
              <w:t>.60</w:t>
            </w:r>
            <w:r>
              <w:rPr>
                <w:rFonts w:ascii="Times New Roman" w:hAnsi="Times New Roman" w:cs="Times New Roman"/>
              </w:rPr>
              <w:t>)</w:t>
            </w:r>
          </w:p>
        </w:tc>
        <w:tc>
          <w:tcPr>
            <w:tcW w:w="1710" w:type="dxa"/>
          </w:tcPr>
          <w:p w14:paraId="05B5C69B" w14:textId="77777777" w:rsidR="00261864" w:rsidRDefault="00261864" w:rsidP="0020649A">
            <w:pPr>
              <w:spacing w:before="120" w:after="120" w:line="360" w:lineRule="auto"/>
              <w:contextualSpacing/>
              <w:rPr>
                <w:rFonts w:ascii="Times New Roman" w:hAnsi="Times New Roman" w:cs="Times New Roman"/>
              </w:rPr>
            </w:pPr>
            <w:r w:rsidRPr="00996979">
              <w:rPr>
                <w:rFonts w:ascii="Times New Roman" w:hAnsi="Times New Roman" w:cs="Times New Roman"/>
              </w:rPr>
              <w:t>2.59</w:t>
            </w:r>
            <w:r>
              <w:rPr>
                <w:rFonts w:ascii="Times New Roman" w:hAnsi="Times New Roman" w:cs="Times New Roman"/>
              </w:rPr>
              <w:t xml:space="preserve"> (0</w:t>
            </w:r>
            <w:r w:rsidRPr="00996979">
              <w:rPr>
                <w:rFonts w:ascii="Times New Roman" w:hAnsi="Times New Roman" w:cs="Times New Roman"/>
              </w:rPr>
              <w:t>.60</w:t>
            </w:r>
            <w:r>
              <w:rPr>
                <w:rFonts w:ascii="Times New Roman" w:hAnsi="Times New Roman" w:cs="Times New Roman"/>
              </w:rPr>
              <w:t>)</w:t>
            </w:r>
          </w:p>
        </w:tc>
        <w:tc>
          <w:tcPr>
            <w:tcW w:w="1725" w:type="dxa"/>
          </w:tcPr>
          <w:p w14:paraId="2990D4E5" w14:textId="77777777" w:rsidR="00261864" w:rsidRDefault="00261864" w:rsidP="0020649A">
            <w:pPr>
              <w:spacing w:before="120" w:after="120" w:line="360" w:lineRule="auto"/>
              <w:contextualSpacing/>
              <w:rPr>
                <w:rFonts w:ascii="Times New Roman" w:hAnsi="Times New Roman" w:cs="Times New Roman"/>
              </w:rPr>
            </w:pPr>
            <w:r w:rsidRPr="00996979">
              <w:rPr>
                <w:rFonts w:ascii="Times New Roman" w:hAnsi="Times New Roman" w:cs="Times New Roman"/>
              </w:rPr>
              <w:t>4.73</w:t>
            </w:r>
            <w:r>
              <w:rPr>
                <w:rFonts w:ascii="Times New Roman" w:hAnsi="Times New Roman" w:cs="Times New Roman"/>
              </w:rPr>
              <w:t xml:space="preserve"> (0</w:t>
            </w:r>
            <w:r w:rsidRPr="00996979">
              <w:rPr>
                <w:rFonts w:ascii="Times New Roman" w:hAnsi="Times New Roman" w:cs="Times New Roman"/>
              </w:rPr>
              <w:t>.62</w:t>
            </w:r>
            <w:r>
              <w:rPr>
                <w:rFonts w:ascii="Times New Roman" w:hAnsi="Times New Roman" w:cs="Times New Roman"/>
              </w:rPr>
              <w:t>)</w:t>
            </w:r>
          </w:p>
        </w:tc>
        <w:tc>
          <w:tcPr>
            <w:tcW w:w="1870" w:type="dxa"/>
          </w:tcPr>
          <w:p w14:paraId="34440B97" w14:textId="77777777" w:rsidR="00261864" w:rsidRDefault="00261864" w:rsidP="0020649A">
            <w:pPr>
              <w:spacing w:before="120" w:after="120" w:line="360" w:lineRule="auto"/>
              <w:contextualSpacing/>
              <w:rPr>
                <w:rFonts w:ascii="Times New Roman" w:hAnsi="Times New Roman" w:cs="Times New Roman"/>
              </w:rPr>
            </w:pPr>
            <w:r w:rsidRPr="00996979">
              <w:rPr>
                <w:rFonts w:ascii="Times New Roman" w:hAnsi="Times New Roman" w:cs="Times New Roman"/>
              </w:rPr>
              <w:t>4.1</w:t>
            </w:r>
            <w:r>
              <w:rPr>
                <w:rFonts w:ascii="Times New Roman" w:hAnsi="Times New Roman" w:cs="Times New Roman"/>
              </w:rPr>
              <w:t>9 (0</w:t>
            </w:r>
            <w:r w:rsidRPr="00996979">
              <w:rPr>
                <w:rFonts w:ascii="Times New Roman" w:hAnsi="Times New Roman" w:cs="Times New Roman"/>
              </w:rPr>
              <w:t>.60</w:t>
            </w:r>
            <w:r>
              <w:rPr>
                <w:rFonts w:ascii="Times New Roman" w:hAnsi="Times New Roman" w:cs="Times New Roman"/>
              </w:rPr>
              <w:t>)</w:t>
            </w:r>
          </w:p>
        </w:tc>
      </w:tr>
    </w:tbl>
    <w:p w14:paraId="34F4BBDF" w14:textId="77777777" w:rsidR="00261864" w:rsidRDefault="00261864" w:rsidP="00261864">
      <w:pPr>
        <w:spacing w:before="120" w:after="120" w:line="360" w:lineRule="auto"/>
        <w:contextualSpacing/>
        <w:rPr>
          <w:rFonts w:ascii="Times New Roman" w:hAnsi="Times New Roman" w:cs="Times New Roman"/>
        </w:rPr>
      </w:pPr>
    </w:p>
    <w:p w14:paraId="4E8FD05C" w14:textId="77777777" w:rsidR="00202F1C" w:rsidRDefault="00202F1C" w:rsidP="00202F1C">
      <w:pPr>
        <w:spacing w:before="120" w:after="120" w:line="360" w:lineRule="auto"/>
        <w:rPr>
          <w:rFonts w:ascii="Times New Roman" w:hAnsi="Times New Roman" w:cs="Times New Roman"/>
          <w:b/>
          <w:bCs/>
        </w:rPr>
      </w:pPr>
    </w:p>
    <w:p w14:paraId="71D83560" w14:textId="2AADB0C4" w:rsidR="00202F1C" w:rsidRDefault="00202F1C" w:rsidP="00202F1C">
      <w:pPr>
        <w:spacing w:before="120" w:after="120" w:line="360" w:lineRule="auto"/>
        <w:rPr>
          <w:rFonts w:ascii="Times New Roman" w:hAnsi="Times New Roman" w:cs="Times New Roman"/>
        </w:rPr>
      </w:pPr>
      <w:r>
        <w:rPr>
          <w:rFonts w:ascii="Times New Roman" w:hAnsi="Times New Roman" w:cs="Times New Roman"/>
          <w:b/>
          <w:bCs/>
        </w:rPr>
        <w:t xml:space="preserve">Figure 3. </w:t>
      </w:r>
      <w:r>
        <w:rPr>
          <w:rFonts w:ascii="Times New Roman" w:hAnsi="Times New Roman" w:cs="Times New Roman"/>
        </w:rPr>
        <w:t>Flowchart</w:t>
      </w:r>
      <w:r w:rsidR="00163E8A">
        <w:rPr>
          <w:rFonts w:ascii="Times New Roman" w:hAnsi="Times New Roman" w:cs="Times New Roman"/>
        </w:rPr>
        <w:t xml:space="preserve"> with total number of participants at each step of the trial.</w:t>
      </w:r>
    </w:p>
    <w:p w14:paraId="40678B4D" w14:textId="25D5E38D" w:rsidR="00163E8A" w:rsidRPr="002B4401" w:rsidRDefault="00163E8A" w:rsidP="00202F1C">
      <w:pPr>
        <w:spacing w:before="120" w:after="120" w:line="360" w:lineRule="auto"/>
        <w:rPr>
          <w:rFonts w:ascii="Times New Roman" w:hAnsi="Times New Roman" w:cs="Times New Roman"/>
        </w:rPr>
      </w:pPr>
      <w:r>
        <w:rPr>
          <w:noProof/>
        </w:rPr>
        <w:lastRenderedPageBreak/>
        <w:drawing>
          <wp:inline distT="0" distB="0" distL="0" distR="0" wp14:anchorId="19876088" wp14:editId="2403CE8B">
            <wp:extent cx="4622800" cy="3756654"/>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235" t="14815" r="20727" b="14340"/>
                    <a:stretch/>
                  </pic:blipFill>
                  <pic:spPr bwMode="auto">
                    <a:xfrm>
                      <a:off x="0" y="0"/>
                      <a:ext cx="4627785" cy="3760705"/>
                    </a:xfrm>
                    <a:prstGeom prst="rect">
                      <a:avLst/>
                    </a:prstGeom>
                    <a:ln>
                      <a:noFill/>
                    </a:ln>
                    <a:extLst>
                      <a:ext uri="{53640926-AAD7-44D8-BBD7-CCE9431645EC}">
                        <a14:shadowObscured xmlns:a14="http://schemas.microsoft.com/office/drawing/2010/main"/>
                      </a:ext>
                    </a:extLst>
                  </pic:spPr>
                </pic:pic>
              </a:graphicData>
            </a:graphic>
          </wp:inline>
        </w:drawing>
      </w:r>
    </w:p>
    <w:p w14:paraId="0E848702" w14:textId="77777777" w:rsidR="00202F1C" w:rsidRPr="003E7753" w:rsidRDefault="00202F1C" w:rsidP="00202F1C">
      <w:pPr>
        <w:spacing w:before="120" w:after="120" w:line="360" w:lineRule="auto"/>
        <w:contextualSpacing/>
        <w:rPr>
          <w:rFonts w:ascii="Times New Roman" w:hAnsi="Times New Roman" w:cs="Times New Roman"/>
          <w:b/>
          <w:bCs/>
        </w:rPr>
      </w:pPr>
      <w:r w:rsidRPr="003E7753">
        <w:rPr>
          <w:rFonts w:ascii="Times New Roman" w:hAnsi="Times New Roman" w:cs="Times New Roman"/>
          <w:b/>
          <w:bCs/>
        </w:rPr>
        <w:t>Blood glucose</w:t>
      </w:r>
    </w:p>
    <w:p w14:paraId="0D3C1732" w14:textId="1E3DFD97" w:rsidR="00202F1C" w:rsidRDefault="00202F1C" w:rsidP="00202F1C">
      <w:pPr>
        <w:spacing w:before="120" w:after="120" w:line="360" w:lineRule="auto"/>
        <w:contextualSpacing/>
        <w:rPr>
          <w:rFonts w:ascii="Times New Roman" w:hAnsi="Times New Roman" w:cs="Times New Roman"/>
        </w:rPr>
      </w:pPr>
      <w:r>
        <w:rPr>
          <w:rFonts w:ascii="Times New Roman" w:hAnsi="Times New Roman" w:cs="Times New Roman"/>
          <w:i/>
          <w:iCs/>
        </w:rPr>
        <w:t>Effects of insulin spray (</w:t>
      </w:r>
      <w:r w:rsidRPr="004D79B3">
        <w:rPr>
          <w:rFonts w:ascii="Times New Roman" w:hAnsi="Times New Roman" w:cs="Times New Roman"/>
          <w:i/>
          <w:iCs/>
        </w:rPr>
        <w:t>Day 1</w:t>
      </w:r>
      <w:r>
        <w:rPr>
          <w:rFonts w:ascii="Times New Roman" w:hAnsi="Times New Roman" w:cs="Times New Roman"/>
          <w:i/>
          <w:iCs/>
        </w:rPr>
        <w:t>)</w:t>
      </w:r>
      <w:r w:rsidRPr="004D79B3">
        <w:rPr>
          <w:rFonts w:ascii="Times New Roman" w:hAnsi="Times New Roman" w:cs="Times New Roman"/>
          <w:i/>
          <w:iCs/>
        </w:rPr>
        <w:t xml:space="preserve">. </w:t>
      </w:r>
      <w:r w:rsidR="001277A3">
        <w:rPr>
          <w:rFonts w:ascii="Times New Roman" w:hAnsi="Times New Roman" w:cs="Times New Roman"/>
        </w:rPr>
        <w:t xml:space="preserve">The effect of </w:t>
      </w:r>
      <w:r>
        <w:rPr>
          <w:rFonts w:ascii="Times New Roman" w:hAnsi="Times New Roman" w:cs="Times New Roman"/>
        </w:rPr>
        <w:t>time- group- condition interaction (B</w:t>
      </w:r>
      <w:r w:rsidR="00A176E6">
        <w:rPr>
          <w:rFonts w:ascii="Times New Roman" w:hAnsi="Times New Roman" w:cs="Times New Roman"/>
        </w:rPr>
        <w:t>=</w:t>
      </w:r>
      <w:r>
        <w:rPr>
          <w:rFonts w:ascii="Times New Roman" w:hAnsi="Times New Roman" w:cs="Times New Roman"/>
        </w:rPr>
        <w:t>0.03, SE</w:t>
      </w:r>
      <w:r w:rsidR="00A176E6">
        <w:rPr>
          <w:rFonts w:ascii="Times New Roman" w:hAnsi="Times New Roman" w:cs="Times New Roman"/>
        </w:rPr>
        <w:t>=</w:t>
      </w:r>
      <w:r>
        <w:rPr>
          <w:rFonts w:ascii="Times New Roman" w:hAnsi="Times New Roman" w:cs="Times New Roman"/>
        </w:rPr>
        <w:t>0.02, p</w:t>
      </w:r>
      <w:r w:rsidR="00A176E6">
        <w:rPr>
          <w:rFonts w:ascii="Times New Roman" w:hAnsi="Times New Roman" w:cs="Times New Roman"/>
        </w:rPr>
        <w:t>=</w:t>
      </w:r>
      <w:r w:rsidR="008B576D">
        <w:rPr>
          <w:rFonts w:ascii="Times New Roman" w:hAnsi="Times New Roman" w:cs="Times New Roman"/>
        </w:rPr>
        <w:t>0</w:t>
      </w:r>
      <w:r>
        <w:rPr>
          <w:rFonts w:ascii="Times New Roman" w:hAnsi="Times New Roman" w:cs="Times New Roman"/>
        </w:rPr>
        <w:t>. 027) on the blood glucose levels on Day 1</w:t>
      </w:r>
      <w:r w:rsidR="001277A3">
        <w:rPr>
          <w:rFonts w:ascii="Times New Roman" w:hAnsi="Times New Roman" w:cs="Times New Roman"/>
        </w:rPr>
        <w:t xml:space="preserve"> was significant</w:t>
      </w:r>
      <w:r>
        <w:rPr>
          <w:rFonts w:ascii="Times New Roman" w:hAnsi="Times New Roman" w:cs="Times New Roman"/>
        </w:rPr>
        <w:t xml:space="preserve">. </w:t>
      </w:r>
      <w:r w:rsidR="001277A3">
        <w:rPr>
          <w:rFonts w:ascii="Times New Roman" w:hAnsi="Times New Roman" w:cs="Times New Roman"/>
        </w:rPr>
        <w:t>G</w:t>
      </w:r>
      <w:r>
        <w:rPr>
          <w:rFonts w:ascii="Times New Roman" w:hAnsi="Times New Roman" w:cs="Times New Roman"/>
        </w:rPr>
        <w:t>lucose levels were significantly decreasing with time</w:t>
      </w:r>
      <w:r w:rsidR="003745AF">
        <w:rPr>
          <w:rFonts w:ascii="Times New Roman" w:hAnsi="Times New Roman" w:cs="Times New Roman"/>
        </w:rPr>
        <w:t xml:space="preserve"> in healthy participants </w:t>
      </w:r>
      <w:r w:rsidR="001277A3">
        <w:rPr>
          <w:rFonts w:ascii="Times New Roman" w:hAnsi="Times New Roman" w:cs="Times New Roman"/>
        </w:rPr>
        <w:t xml:space="preserve">in </w:t>
      </w:r>
      <w:r w:rsidR="003745AF">
        <w:rPr>
          <w:rFonts w:ascii="Times New Roman" w:hAnsi="Times New Roman" w:cs="Times New Roman"/>
        </w:rPr>
        <w:t>both conditioned and control conditions</w:t>
      </w:r>
      <w:r>
        <w:rPr>
          <w:rFonts w:ascii="Times New Roman" w:hAnsi="Times New Roman" w:cs="Times New Roman"/>
        </w:rPr>
        <w:t xml:space="preserve"> (B</w:t>
      </w:r>
      <w:r w:rsidR="00A176E6">
        <w:rPr>
          <w:rFonts w:ascii="Times New Roman" w:hAnsi="Times New Roman" w:cs="Times New Roman"/>
        </w:rPr>
        <w:t>=</w:t>
      </w:r>
      <w:r>
        <w:rPr>
          <w:rFonts w:ascii="Times New Roman" w:hAnsi="Times New Roman" w:cs="Times New Roman"/>
        </w:rPr>
        <w:t>-0.02, SE</w:t>
      </w:r>
      <w:r w:rsidR="00A176E6">
        <w:rPr>
          <w:rFonts w:ascii="Times New Roman" w:hAnsi="Times New Roman" w:cs="Times New Roman"/>
        </w:rPr>
        <w:t>=</w:t>
      </w:r>
      <w:r>
        <w:rPr>
          <w:rFonts w:ascii="Times New Roman" w:hAnsi="Times New Roman" w:cs="Times New Roman"/>
        </w:rPr>
        <w:t>0.01, p</w:t>
      </w:r>
      <w:r w:rsidR="00A176E6">
        <w:rPr>
          <w:rFonts w:ascii="Times New Roman" w:hAnsi="Times New Roman" w:cs="Times New Roman"/>
        </w:rPr>
        <w:t>=</w:t>
      </w:r>
      <w:r w:rsidR="008B576D">
        <w:rPr>
          <w:rFonts w:ascii="Times New Roman" w:hAnsi="Times New Roman" w:cs="Times New Roman"/>
        </w:rPr>
        <w:t>0</w:t>
      </w:r>
      <w:r>
        <w:rPr>
          <w:rFonts w:ascii="Times New Roman" w:hAnsi="Times New Roman" w:cs="Times New Roman"/>
        </w:rPr>
        <w:t>. 002). In patients, there was a significant time-condition interaction (B</w:t>
      </w:r>
      <w:r w:rsidR="00A176E6">
        <w:rPr>
          <w:rFonts w:ascii="Times New Roman" w:hAnsi="Times New Roman" w:cs="Times New Roman"/>
        </w:rPr>
        <w:t>=</w:t>
      </w:r>
      <w:r>
        <w:rPr>
          <w:rFonts w:ascii="Times New Roman" w:hAnsi="Times New Roman" w:cs="Times New Roman"/>
        </w:rPr>
        <w:t>0.03, SE</w:t>
      </w:r>
      <w:r w:rsidR="00A176E6">
        <w:rPr>
          <w:rFonts w:ascii="Times New Roman" w:hAnsi="Times New Roman" w:cs="Times New Roman"/>
        </w:rPr>
        <w:t>=</w:t>
      </w:r>
      <w:r>
        <w:rPr>
          <w:rFonts w:ascii="Times New Roman" w:hAnsi="Times New Roman" w:cs="Times New Roman"/>
        </w:rPr>
        <w:t>0.01, p</w:t>
      </w:r>
      <w:r w:rsidR="00A176E6">
        <w:rPr>
          <w:rFonts w:ascii="Times New Roman" w:hAnsi="Times New Roman" w:cs="Times New Roman"/>
        </w:rPr>
        <w:t>=</w:t>
      </w:r>
      <w:r>
        <w:rPr>
          <w:rFonts w:ascii="Times New Roman" w:hAnsi="Times New Roman" w:cs="Times New Roman"/>
        </w:rPr>
        <w:t>.011)</w:t>
      </w:r>
      <w:r w:rsidR="001277A3">
        <w:rPr>
          <w:rFonts w:ascii="Times New Roman" w:hAnsi="Times New Roman" w:cs="Times New Roman"/>
        </w:rPr>
        <w:t>,</w:t>
      </w:r>
      <w:r>
        <w:rPr>
          <w:rFonts w:ascii="Times New Roman" w:hAnsi="Times New Roman" w:cs="Times New Roman"/>
        </w:rPr>
        <w:t xml:space="preserve"> indicating a significant decrease in glucose levels in patients who received a placebo spray </w:t>
      </w:r>
      <w:r w:rsidR="001277A3">
        <w:rPr>
          <w:rFonts w:ascii="Times New Roman" w:hAnsi="Times New Roman" w:cs="Times New Roman"/>
        </w:rPr>
        <w:t xml:space="preserve">while </w:t>
      </w:r>
      <w:r>
        <w:rPr>
          <w:rFonts w:ascii="Times New Roman" w:hAnsi="Times New Roman" w:cs="Times New Roman"/>
        </w:rPr>
        <w:t xml:space="preserve">this decrease was absent in patients who received insulin. </w:t>
      </w:r>
    </w:p>
    <w:p w14:paraId="555286DF" w14:textId="03DEE597" w:rsidR="00202F1C" w:rsidRPr="00DC7E17" w:rsidRDefault="00202F1C" w:rsidP="00202F1C">
      <w:pPr>
        <w:spacing w:before="120" w:after="120" w:line="360" w:lineRule="auto"/>
        <w:contextualSpacing/>
        <w:rPr>
          <w:rFonts w:ascii="Times New Roman" w:hAnsi="Times New Roman" w:cs="Times New Roman"/>
        </w:rPr>
      </w:pPr>
      <w:r w:rsidRPr="00DC7E17">
        <w:rPr>
          <w:rFonts w:ascii="Times New Roman" w:hAnsi="Times New Roman" w:cs="Times New Roman"/>
        </w:rPr>
        <w:t>When sex was added to the model as a predictor, a significant time-condition-group-sex interaction was found (</w:t>
      </w:r>
      <w:r>
        <w:rPr>
          <w:rFonts w:ascii="Times New Roman" w:hAnsi="Times New Roman" w:cs="Times New Roman"/>
        </w:rPr>
        <w:t>B</w:t>
      </w:r>
      <w:r w:rsidR="00A176E6">
        <w:rPr>
          <w:rFonts w:ascii="Times New Roman" w:hAnsi="Times New Roman" w:cs="Times New Roman"/>
        </w:rPr>
        <w:t>=</w:t>
      </w:r>
      <w:r>
        <w:rPr>
          <w:rFonts w:ascii="Times New Roman" w:hAnsi="Times New Roman" w:cs="Times New Roman"/>
        </w:rPr>
        <w:t>0.05, SE</w:t>
      </w:r>
      <w:r w:rsidR="00A176E6">
        <w:rPr>
          <w:rFonts w:ascii="Times New Roman" w:hAnsi="Times New Roman" w:cs="Times New Roman"/>
        </w:rPr>
        <w:t>=</w:t>
      </w:r>
      <w:r>
        <w:rPr>
          <w:rFonts w:ascii="Times New Roman" w:hAnsi="Times New Roman" w:cs="Times New Roman"/>
        </w:rPr>
        <w:t>0.02, p</w:t>
      </w:r>
      <w:r w:rsidR="00A176E6">
        <w:rPr>
          <w:rFonts w:ascii="Times New Roman" w:hAnsi="Times New Roman" w:cs="Times New Roman"/>
        </w:rPr>
        <w:t>=</w:t>
      </w:r>
      <w:r w:rsidRPr="00DC7E17">
        <w:rPr>
          <w:rFonts w:ascii="Times New Roman" w:hAnsi="Times New Roman" w:cs="Times New Roman"/>
        </w:rPr>
        <w:t>0.025). There was a significant time-condition-group interaction in male participants (</w:t>
      </w:r>
      <w:r>
        <w:rPr>
          <w:rFonts w:ascii="Times New Roman" w:hAnsi="Times New Roman" w:cs="Times New Roman"/>
        </w:rPr>
        <w:t>B</w:t>
      </w:r>
      <w:r w:rsidR="00A176E6">
        <w:rPr>
          <w:rFonts w:ascii="Times New Roman" w:hAnsi="Times New Roman" w:cs="Times New Roman"/>
        </w:rPr>
        <w:t>=</w:t>
      </w:r>
      <w:r w:rsidRPr="00DC7E17">
        <w:rPr>
          <w:rFonts w:ascii="Times New Roman" w:hAnsi="Times New Roman" w:cs="Times New Roman"/>
        </w:rPr>
        <w:t>0.046</w:t>
      </w:r>
      <w:r>
        <w:rPr>
          <w:rFonts w:ascii="Times New Roman" w:hAnsi="Times New Roman" w:cs="Times New Roman"/>
        </w:rPr>
        <w:t>, SE</w:t>
      </w:r>
      <w:r w:rsidR="00A176E6">
        <w:rPr>
          <w:rFonts w:ascii="Times New Roman" w:hAnsi="Times New Roman" w:cs="Times New Roman"/>
        </w:rPr>
        <w:t>=</w:t>
      </w:r>
      <w:r>
        <w:rPr>
          <w:rFonts w:ascii="Times New Roman" w:hAnsi="Times New Roman" w:cs="Times New Roman"/>
        </w:rPr>
        <w:t>0.02, p</w:t>
      </w:r>
      <w:r w:rsidR="00A176E6">
        <w:rPr>
          <w:rFonts w:ascii="Times New Roman" w:hAnsi="Times New Roman" w:cs="Times New Roman"/>
        </w:rPr>
        <w:t>=</w:t>
      </w:r>
      <w:r>
        <w:rPr>
          <w:rFonts w:ascii="Times New Roman" w:hAnsi="Times New Roman" w:cs="Times New Roman"/>
        </w:rPr>
        <w:t>0.021</w:t>
      </w:r>
      <w:r w:rsidRPr="00DC7E17">
        <w:rPr>
          <w:rFonts w:ascii="Times New Roman" w:hAnsi="Times New Roman" w:cs="Times New Roman"/>
        </w:rPr>
        <w:t xml:space="preserve">), </w:t>
      </w:r>
      <w:r w:rsidRPr="003745AF">
        <w:rPr>
          <w:rFonts w:ascii="Times New Roman" w:hAnsi="Times New Roman" w:cs="Times New Roman"/>
        </w:rPr>
        <w:t xml:space="preserve">indicating that there was a significant decrease in blood glucose levels in males </w:t>
      </w:r>
      <w:r w:rsidR="00664E81">
        <w:rPr>
          <w:rFonts w:ascii="Times New Roman" w:hAnsi="Times New Roman" w:cs="Times New Roman"/>
        </w:rPr>
        <w:t>who received placebo</w:t>
      </w:r>
      <w:r w:rsidRPr="003745AF">
        <w:rPr>
          <w:rFonts w:ascii="Times New Roman" w:hAnsi="Times New Roman" w:cs="Times New Roman"/>
        </w:rPr>
        <w:t>, while male</w:t>
      </w:r>
      <w:r w:rsidR="00664E81">
        <w:rPr>
          <w:rFonts w:ascii="Times New Roman" w:hAnsi="Times New Roman" w:cs="Times New Roman"/>
        </w:rPr>
        <w:t>s</w:t>
      </w:r>
      <w:r w:rsidRPr="003745AF">
        <w:rPr>
          <w:rFonts w:ascii="Times New Roman" w:hAnsi="Times New Roman" w:cs="Times New Roman"/>
        </w:rPr>
        <w:t xml:space="preserve"> </w:t>
      </w:r>
      <w:r w:rsidR="00664E81">
        <w:rPr>
          <w:rFonts w:ascii="Times New Roman" w:hAnsi="Times New Roman" w:cs="Times New Roman"/>
        </w:rPr>
        <w:t>who received insulin</w:t>
      </w:r>
      <w:r w:rsidRPr="003745AF">
        <w:rPr>
          <w:rFonts w:ascii="Times New Roman" w:hAnsi="Times New Roman" w:cs="Times New Roman"/>
        </w:rPr>
        <w:t xml:space="preserve"> had stable glucose levels</w:t>
      </w:r>
      <w:r w:rsidRPr="00DC7E17">
        <w:rPr>
          <w:rFonts w:ascii="Times New Roman" w:hAnsi="Times New Roman" w:cs="Times New Roman"/>
        </w:rPr>
        <w:t xml:space="preserve"> (</w:t>
      </w:r>
      <w:r w:rsidRPr="00DC7E17">
        <w:rPr>
          <w:rFonts w:ascii="Times New Roman" w:hAnsi="Times New Roman" w:cs="Times New Roman"/>
          <w:bCs/>
        </w:rPr>
        <w:t>Figure 4</w:t>
      </w:r>
      <w:r w:rsidRPr="00DC7E17">
        <w:rPr>
          <w:rFonts w:ascii="Times New Roman" w:hAnsi="Times New Roman" w:cs="Times New Roman"/>
        </w:rPr>
        <w:t xml:space="preserve">).  The effect of condition </w:t>
      </w:r>
      <w:r>
        <w:rPr>
          <w:rFonts w:ascii="Times New Roman" w:hAnsi="Times New Roman" w:cs="Times New Roman"/>
        </w:rPr>
        <w:t>(B</w:t>
      </w:r>
      <w:r w:rsidR="00A176E6">
        <w:rPr>
          <w:rFonts w:ascii="Times New Roman" w:hAnsi="Times New Roman" w:cs="Times New Roman"/>
        </w:rPr>
        <w:t>=</w:t>
      </w:r>
      <w:r w:rsidRPr="0079400F">
        <w:rPr>
          <w:rFonts w:ascii="Times New Roman" w:hAnsi="Times New Roman" w:cs="Times New Roman"/>
        </w:rPr>
        <w:t>0.01</w:t>
      </w:r>
      <w:r>
        <w:rPr>
          <w:rFonts w:ascii="Times New Roman" w:hAnsi="Times New Roman" w:cs="Times New Roman"/>
        </w:rPr>
        <w:t>, SE</w:t>
      </w:r>
      <w:r w:rsidR="00A176E6">
        <w:rPr>
          <w:rFonts w:ascii="Times New Roman" w:hAnsi="Times New Roman" w:cs="Times New Roman"/>
        </w:rPr>
        <w:t>=</w:t>
      </w:r>
      <w:r w:rsidRPr="0079400F">
        <w:rPr>
          <w:rFonts w:ascii="Times New Roman" w:hAnsi="Times New Roman" w:cs="Times New Roman"/>
        </w:rPr>
        <w:t>0.1</w:t>
      </w:r>
      <w:r>
        <w:rPr>
          <w:rFonts w:ascii="Times New Roman" w:hAnsi="Times New Roman" w:cs="Times New Roman"/>
        </w:rPr>
        <w:t>2, p</w:t>
      </w:r>
      <w:r w:rsidR="00A176E6">
        <w:rPr>
          <w:rFonts w:ascii="Times New Roman" w:hAnsi="Times New Roman" w:cs="Times New Roman"/>
        </w:rPr>
        <w:t>=</w:t>
      </w:r>
      <w:r w:rsidRPr="0079400F">
        <w:rPr>
          <w:rFonts w:ascii="Times New Roman" w:hAnsi="Times New Roman" w:cs="Times New Roman"/>
        </w:rPr>
        <w:t>0.91</w:t>
      </w:r>
      <w:r>
        <w:rPr>
          <w:rFonts w:ascii="Times New Roman" w:hAnsi="Times New Roman" w:cs="Times New Roman"/>
        </w:rPr>
        <w:t xml:space="preserve">7) </w:t>
      </w:r>
      <w:r w:rsidRPr="00DC7E17">
        <w:rPr>
          <w:rFonts w:ascii="Times New Roman" w:hAnsi="Times New Roman" w:cs="Times New Roman"/>
        </w:rPr>
        <w:t xml:space="preserve">and interactions between condition and other predictors (all p’s &gt; </w:t>
      </w:r>
      <w:r w:rsidR="008B576D">
        <w:rPr>
          <w:rFonts w:ascii="Times New Roman" w:hAnsi="Times New Roman" w:cs="Times New Roman"/>
        </w:rPr>
        <w:t>0</w:t>
      </w:r>
      <w:r w:rsidRPr="00DC7E17">
        <w:rPr>
          <w:rFonts w:ascii="Times New Roman" w:hAnsi="Times New Roman" w:cs="Times New Roman"/>
        </w:rPr>
        <w:t>.</w:t>
      </w:r>
      <w:r>
        <w:rPr>
          <w:rFonts w:ascii="Times New Roman" w:hAnsi="Times New Roman" w:cs="Times New Roman"/>
        </w:rPr>
        <w:t>54</w:t>
      </w:r>
      <w:r w:rsidRPr="00DC7E17">
        <w:rPr>
          <w:rFonts w:ascii="Times New Roman" w:hAnsi="Times New Roman" w:cs="Times New Roman"/>
        </w:rPr>
        <w:t xml:space="preserve">) </w:t>
      </w:r>
      <w:r w:rsidR="008B576D">
        <w:rPr>
          <w:rFonts w:ascii="Times New Roman" w:hAnsi="Times New Roman" w:cs="Times New Roman"/>
        </w:rPr>
        <w:t>were</w:t>
      </w:r>
      <w:r w:rsidRPr="00DC7E17">
        <w:rPr>
          <w:rFonts w:ascii="Times New Roman" w:hAnsi="Times New Roman" w:cs="Times New Roman"/>
        </w:rPr>
        <w:t xml:space="preserve"> insignificant in</w:t>
      </w:r>
      <w:r>
        <w:rPr>
          <w:rFonts w:ascii="Times New Roman" w:hAnsi="Times New Roman" w:cs="Times New Roman"/>
        </w:rPr>
        <w:t xml:space="preserve"> females</w:t>
      </w:r>
      <w:r w:rsidRPr="00DC7E17">
        <w:rPr>
          <w:rFonts w:ascii="Times New Roman" w:hAnsi="Times New Roman" w:cs="Times New Roman"/>
        </w:rPr>
        <w:t>.</w:t>
      </w:r>
    </w:p>
    <w:p w14:paraId="5A0CEB35" w14:textId="24BF1E55" w:rsidR="00202F1C" w:rsidRDefault="00202F1C" w:rsidP="00202F1C">
      <w:pPr>
        <w:spacing w:before="120" w:after="120" w:line="360" w:lineRule="auto"/>
        <w:contextualSpacing/>
        <w:rPr>
          <w:rFonts w:ascii="Times New Roman" w:hAnsi="Times New Roman" w:cs="Times New Roman"/>
        </w:rPr>
      </w:pPr>
      <w:r>
        <w:rPr>
          <w:rFonts w:ascii="Times New Roman" w:hAnsi="Times New Roman" w:cs="Times New Roman"/>
          <w:i/>
          <w:iCs/>
        </w:rPr>
        <w:t>Effects of conditioning (</w:t>
      </w:r>
      <w:r w:rsidRPr="004D79B3">
        <w:rPr>
          <w:rFonts w:ascii="Times New Roman" w:hAnsi="Times New Roman" w:cs="Times New Roman"/>
          <w:i/>
          <w:iCs/>
        </w:rPr>
        <w:t>Day 2</w:t>
      </w:r>
      <w:r>
        <w:rPr>
          <w:rFonts w:ascii="Times New Roman" w:hAnsi="Times New Roman" w:cs="Times New Roman"/>
          <w:i/>
          <w:iCs/>
        </w:rPr>
        <w:t>)</w:t>
      </w:r>
      <w:r w:rsidRPr="004D79B3">
        <w:rPr>
          <w:rFonts w:ascii="Times New Roman" w:hAnsi="Times New Roman" w:cs="Times New Roman"/>
          <w:i/>
          <w:iCs/>
        </w:rPr>
        <w:t>.</w:t>
      </w:r>
      <w:r>
        <w:rPr>
          <w:rFonts w:ascii="Times New Roman" w:hAnsi="Times New Roman" w:cs="Times New Roman"/>
          <w:i/>
          <w:iCs/>
        </w:rPr>
        <w:t xml:space="preserve"> </w:t>
      </w:r>
      <w:r w:rsidR="00A32803" w:rsidRPr="00A32803">
        <w:rPr>
          <w:rFonts w:ascii="Times New Roman" w:hAnsi="Times New Roman" w:cs="Times New Roman"/>
        </w:rPr>
        <w:t>T</w:t>
      </w:r>
      <w:r w:rsidR="00664E81">
        <w:rPr>
          <w:rFonts w:ascii="Times New Roman" w:hAnsi="Times New Roman" w:cs="Times New Roman"/>
        </w:rPr>
        <w:t>he effect of</w:t>
      </w:r>
      <w:r>
        <w:rPr>
          <w:rFonts w:ascii="Times New Roman" w:hAnsi="Times New Roman" w:cs="Times New Roman"/>
        </w:rPr>
        <w:t xml:space="preserve"> group-time interaction (B</w:t>
      </w:r>
      <w:r w:rsidR="00A176E6">
        <w:rPr>
          <w:rFonts w:ascii="Times New Roman" w:hAnsi="Times New Roman" w:cs="Times New Roman"/>
        </w:rPr>
        <w:t>=</w:t>
      </w:r>
      <w:r>
        <w:rPr>
          <w:rFonts w:ascii="Times New Roman" w:hAnsi="Times New Roman" w:cs="Times New Roman"/>
        </w:rPr>
        <w:t>-0.005, SE</w:t>
      </w:r>
      <w:r w:rsidR="00A176E6">
        <w:rPr>
          <w:rFonts w:ascii="Times New Roman" w:hAnsi="Times New Roman" w:cs="Times New Roman"/>
        </w:rPr>
        <w:t>=</w:t>
      </w:r>
      <w:r>
        <w:rPr>
          <w:rFonts w:ascii="Times New Roman" w:hAnsi="Times New Roman" w:cs="Times New Roman"/>
        </w:rPr>
        <w:t>0.001, p</w:t>
      </w:r>
      <w:r w:rsidR="00A176E6">
        <w:rPr>
          <w:rFonts w:ascii="Times New Roman" w:hAnsi="Times New Roman" w:cs="Times New Roman"/>
        </w:rPr>
        <w:t>=</w:t>
      </w:r>
      <w:r w:rsidRPr="00B15DAE">
        <w:rPr>
          <w:rFonts w:ascii="Times New Roman" w:hAnsi="Times New Roman" w:cs="Times New Roman"/>
        </w:rPr>
        <w:t>0.003</w:t>
      </w:r>
      <w:r>
        <w:rPr>
          <w:rFonts w:ascii="Times New Roman" w:hAnsi="Times New Roman" w:cs="Times New Roman"/>
        </w:rPr>
        <w:t>)</w:t>
      </w:r>
      <w:r w:rsidR="00664E81">
        <w:rPr>
          <w:rFonts w:ascii="Times New Roman" w:hAnsi="Times New Roman" w:cs="Times New Roman"/>
        </w:rPr>
        <w:t xml:space="preserve"> on glucose on Day 2</w:t>
      </w:r>
      <w:r>
        <w:rPr>
          <w:rFonts w:ascii="Times New Roman" w:hAnsi="Times New Roman" w:cs="Times New Roman"/>
        </w:rPr>
        <w:t xml:space="preserve"> </w:t>
      </w:r>
      <w:r w:rsidR="00664E81">
        <w:rPr>
          <w:rFonts w:ascii="Times New Roman" w:hAnsi="Times New Roman" w:cs="Times New Roman"/>
        </w:rPr>
        <w:t xml:space="preserve">was </w:t>
      </w:r>
      <w:r>
        <w:rPr>
          <w:rFonts w:ascii="Times New Roman" w:hAnsi="Times New Roman" w:cs="Times New Roman"/>
        </w:rPr>
        <w:t>significant, indicating that there was a decrease in blood glucose levels in both healthy participants (B</w:t>
      </w:r>
      <w:r w:rsidR="00A176E6">
        <w:rPr>
          <w:rFonts w:ascii="Times New Roman" w:hAnsi="Times New Roman" w:cs="Times New Roman"/>
        </w:rPr>
        <w:t>=</w:t>
      </w:r>
      <w:r>
        <w:rPr>
          <w:rFonts w:ascii="Times New Roman" w:hAnsi="Times New Roman" w:cs="Times New Roman"/>
        </w:rPr>
        <w:t>-0.003, SE</w:t>
      </w:r>
      <w:r w:rsidR="00A176E6">
        <w:rPr>
          <w:rFonts w:ascii="Times New Roman" w:hAnsi="Times New Roman" w:cs="Times New Roman"/>
        </w:rPr>
        <w:t>=</w:t>
      </w:r>
      <w:r>
        <w:rPr>
          <w:rFonts w:ascii="Times New Roman" w:hAnsi="Times New Roman" w:cs="Times New Roman"/>
        </w:rPr>
        <w:t>0.001, p</w:t>
      </w:r>
      <w:r w:rsidR="00A176E6">
        <w:rPr>
          <w:rFonts w:ascii="Times New Roman" w:hAnsi="Times New Roman" w:cs="Times New Roman"/>
        </w:rPr>
        <w:t>=</w:t>
      </w:r>
      <w:r>
        <w:rPr>
          <w:rFonts w:ascii="Times New Roman" w:hAnsi="Times New Roman" w:cs="Times New Roman"/>
        </w:rPr>
        <w:t>0.008) and patients (B</w:t>
      </w:r>
      <w:r w:rsidR="00A176E6">
        <w:rPr>
          <w:rFonts w:ascii="Times New Roman" w:hAnsi="Times New Roman" w:cs="Times New Roman"/>
        </w:rPr>
        <w:t>=</w:t>
      </w:r>
      <w:r>
        <w:rPr>
          <w:rFonts w:ascii="Times New Roman" w:hAnsi="Times New Roman" w:cs="Times New Roman"/>
        </w:rPr>
        <w:t>-0.0</w:t>
      </w:r>
      <w:r w:rsidR="00124CC7">
        <w:rPr>
          <w:rFonts w:ascii="Times New Roman" w:hAnsi="Times New Roman" w:cs="Times New Roman"/>
        </w:rPr>
        <w:t>1</w:t>
      </w:r>
      <w:r>
        <w:rPr>
          <w:rFonts w:ascii="Times New Roman" w:hAnsi="Times New Roman" w:cs="Times New Roman"/>
        </w:rPr>
        <w:t>, SE</w:t>
      </w:r>
      <w:r w:rsidR="00A176E6">
        <w:rPr>
          <w:rFonts w:ascii="Times New Roman" w:hAnsi="Times New Roman" w:cs="Times New Roman"/>
        </w:rPr>
        <w:t>=</w:t>
      </w:r>
      <w:r>
        <w:rPr>
          <w:rFonts w:ascii="Times New Roman" w:hAnsi="Times New Roman" w:cs="Times New Roman"/>
        </w:rPr>
        <w:t xml:space="preserve">0.001, p&lt; </w:t>
      </w:r>
      <w:r w:rsidRPr="00B15DAE">
        <w:rPr>
          <w:rFonts w:ascii="Times New Roman" w:hAnsi="Times New Roman" w:cs="Times New Roman"/>
        </w:rPr>
        <w:t>0.001</w:t>
      </w:r>
      <w:r>
        <w:rPr>
          <w:rFonts w:ascii="Times New Roman" w:hAnsi="Times New Roman" w:cs="Times New Roman"/>
        </w:rPr>
        <w:t xml:space="preserve">), however, this decrease was more pronounced in patients (Figure 4). </w:t>
      </w:r>
      <w:r w:rsidR="00664E81">
        <w:rPr>
          <w:rFonts w:ascii="Times New Roman" w:hAnsi="Times New Roman" w:cs="Times New Roman"/>
        </w:rPr>
        <w:t>Condition (conditioned vs control) did not affect glucose levels on day 2 (B</w:t>
      </w:r>
      <w:r w:rsidR="00A176E6">
        <w:rPr>
          <w:rFonts w:ascii="Times New Roman" w:hAnsi="Times New Roman" w:cs="Times New Roman"/>
        </w:rPr>
        <w:t>=</w:t>
      </w:r>
      <w:r w:rsidR="00664E81">
        <w:rPr>
          <w:rFonts w:ascii="Times New Roman" w:hAnsi="Times New Roman" w:cs="Times New Roman"/>
        </w:rPr>
        <w:t>-0.0004, SE</w:t>
      </w:r>
      <w:r w:rsidR="00A176E6">
        <w:rPr>
          <w:rFonts w:ascii="Times New Roman" w:hAnsi="Times New Roman" w:cs="Times New Roman"/>
        </w:rPr>
        <w:t>=</w:t>
      </w:r>
      <w:r w:rsidR="00664E81">
        <w:rPr>
          <w:rFonts w:ascii="Times New Roman" w:hAnsi="Times New Roman" w:cs="Times New Roman"/>
        </w:rPr>
        <w:t>0.02, p</w:t>
      </w:r>
      <w:r w:rsidR="00A176E6">
        <w:rPr>
          <w:rFonts w:ascii="Times New Roman" w:hAnsi="Times New Roman" w:cs="Times New Roman"/>
        </w:rPr>
        <w:t>=</w:t>
      </w:r>
      <w:r w:rsidR="00664E81">
        <w:rPr>
          <w:rFonts w:ascii="Times New Roman" w:hAnsi="Times New Roman" w:cs="Times New Roman"/>
        </w:rPr>
        <w:t>0.976).</w:t>
      </w:r>
    </w:p>
    <w:p w14:paraId="3CA8340F" w14:textId="33B20B4E" w:rsidR="00202F1C" w:rsidRDefault="00202F1C" w:rsidP="00202F1C">
      <w:pPr>
        <w:spacing w:before="120" w:after="120" w:line="360" w:lineRule="auto"/>
        <w:contextualSpacing/>
        <w:rPr>
          <w:rFonts w:ascii="Times New Roman" w:hAnsi="Times New Roman" w:cs="Times New Roman"/>
        </w:rPr>
      </w:pPr>
      <w:r>
        <w:rPr>
          <w:rFonts w:ascii="Times New Roman" w:hAnsi="Times New Roman" w:cs="Times New Roman"/>
        </w:rPr>
        <w:lastRenderedPageBreak/>
        <w:t>When sex was added to the model as a predictor,</w:t>
      </w:r>
      <w:r w:rsidR="00C441F5">
        <w:rPr>
          <w:rFonts w:ascii="Times New Roman" w:hAnsi="Times New Roman" w:cs="Times New Roman"/>
        </w:rPr>
        <w:t xml:space="preserve"> a</w:t>
      </w:r>
      <w:r>
        <w:rPr>
          <w:rFonts w:ascii="Times New Roman" w:hAnsi="Times New Roman" w:cs="Times New Roman"/>
        </w:rPr>
        <w:t xml:space="preserve"> significant effect of a time-sex-condition interaction (B</w:t>
      </w:r>
      <w:r w:rsidR="00A176E6">
        <w:rPr>
          <w:rFonts w:ascii="Times New Roman" w:hAnsi="Times New Roman" w:cs="Times New Roman"/>
        </w:rPr>
        <w:t>=</w:t>
      </w:r>
      <w:r w:rsidRPr="004D65DE">
        <w:rPr>
          <w:rFonts w:ascii="Times New Roman" w:hAnsi="Times New Roman" w:cs="Times New Roman"/>
        </w:rPr>
        <w:t>0.00</w:t>
      </w:r>
      <w:r>
        <w:rPr>
          <w:rFonts w:ascii="Times New Roman" w:hAnsi="Times New Roman" w:cs="Times New Roman"/>
        </w:rPr>
        <w:t>1, SE</w:t>
      </w:r>
      <w:r w:rsidR="00A176E6">
        <w:rPr>
          <w:rFonts w:ascii="Times New Roman" w:hAnsi="Times New Roman" w:cs="Times New Roman"/>
        </w:rPr>
        <w:t>=</w:t>
      </w:r>
      <w:r>
        <w:rPr>
          <w:rFonts w:ascii="Times New Roman" w:hAnsi="Times New Roman" w:cs="Times New Roman"/>
        </w:rPr>
        <w:t>0.0003, p</w:t>
      </w:r>
      <w:r w:rsidR="00A176E6">
        <w:rPr>
          <w:rFonts w:ascii="Times New Roman" w:hAnsi="Times New Roman" w:cs="Times New Roman"/>
        </w:rPr>
        <w:t>=</w:t>
      </w:r>
      <w:r w:rsidRPr="004D65DE">
        <w:rPr>
          <w:rFonts w:ascii="Times New Roman" w:hAnsi="Times New Roman" w:cs="Times New Roman"/>
        </w:rPr>
        <w:t>0.02</w:t>
      </w:r>
      <w:r w:rsidR="003F7798">
        <w:rPr>
          <w:rFonts w:ascii="Times New Roman" w:hAnsi="Times New Roman" w:cs="Times New Roman"/>
        </w:rPr>
        <w:t>4</w:t>
      </w:r>
      <w:r>
        <w:rPr>
          <w:rFonts w:ascii="Times New Roman" w:hAnsi="Times New Roman" w:cs="Times New Roman"/>
        </w:rPr>
        <w:t xml:space="preserve">) was found. </w:t>
      </w:r>
      <w:r w:rsidR="00664E81">
        <w:rPr>
          <w:rFonts w:ascii="Times New Roman" w:hAnsi="Times New Roman" w:cs="Times New Roman"/>
        </w:rPr>
        <w:t xml:space="preserve">There was </w:t>
      </w:r>
      <w:r>
        <w:rPr>
          <w:rFonts w:ascii="Times New Roman" w:hAnsi="Times New Roman" w:cs="Times New Roman"/>
        </w:rPr>
        <w:t>a significant effect of time-condition interaction in male (B</w:t>
      </w:r>
      <w:r w:rsidR="00A176E6">
        <w:rPr>
          <w:rFonts w:ascii="Times New Roman" w:hAnsi="Times New Roman" w:cs="Times New Roman"/>
        </w:rPr>
        <w:t>=</w:t>
      </w:r>
      <w:r w:rsidRPr="004D65DE">
        <w:rPr>
          <w:rFonts w:ascii="Times New Roman" w:hAnsi="Times New Roman" w:cs="Times New Roman"/>
        </w:rPr>
        <w:t>-0.02</w:t>
      </w:r>
      <w:r>
        <w:rPr>
          <w:rFonts w:ascii="Times New Roman" w:hAnsi="Times New Roman" w:cs="Times New Roman"/>
        </w:rPr>
        <w:t>, SE</w:t>
      </w:r>
      <w:r w:rsidR="00A176E6">
        <w:rPr>
          <w:rFonts w:ascii="Times New Roman" w:hAnsi="Times New Roman" w:cs="Times New Roman"/>
        </w:rPr>
        <w:t>=</w:t>
      </w:r>
      <w:r>
        <w:rPr>
          <w:rFonts w:ascii="Times New Roman" w:hAnsi="Times New Roman" w:cs="Times New Roman"/>
        </w:rPr>
        <w:t xml:space="preserve">0.01, </w:t>
      </w:r>
      <w:r w:rsidR="006912FE">
        <w:rPr>
          <w:rFonts w:ascii="Times New Roman" w:hAnsi="Times New Roman" w:cs="Times New Roman"/>
        </w:rPr>
        <w:t>p</w:t>
      </w:r>
      <w:r w:rsidR="00A176E6">
        <w:rPr>
          <w:rFonts w:ascii="Times New Roman" w:hAnsi="Times New Roman" w:cs="Times New Roman"/>
        </w:rPr>
        <w:t>=</w:t>
      </w:r>
      <w:r w:rsidRPr="004D65DE">
        <w:rPr>
          <w:rFonts w:ascii="Times New Roman" w:hAnsi="Times New Roman" w:cs="Times New Roman"/>
        </w:rPr>
        <w:t>0.02</w:t>
      </w:r>
      <w:r w:rsidR="00124CC7">
        <w:rPr>
          <w:rFonts w:ascii="Times New Roman" w:hAnsi="Times New Roman" w:cs="Times New Roman"/>
        </w:rPr>
        <w:t>4</w:t>
      </w:r>
      <w:r>
        <w:rPr>
          <w:rFonts w:ascii="Times New Roman" w:hAnsi="Times New Roman" w:cs="Times New Roman"/>
        </w:rPr>
        <w:t>) but not female participants (B</w:t>
      </w:r>
      <w:r w:rsidR="00A176E6">
        <w:rPr>
          <w:rFonts w:ascii="Times New Roman" w:hAnsi="Times New Roman" w:cs="Times New Roman"/>
        </w:rPr>
        <w:t>=</w:t>
      </w:r>
      <w:r w:rsidRPr="004D65DE">
        <w:rPr>
          <w:rFonts w:ascii="Times New Roman" w:hAnsi="Times New Roman" w:cs="Times New Roman"/>
        </w:rPr>
        <w:t>-0.00</w:t>
      </w:r>
      <w:r>
        <w:rPr>
          <w:rFonts w:ascii="Times New Roman" w:hAnsi="Times New Roman" w:cs="Times New Roman"/>
        </w:rPr>
        <w:t>1, SE</w:t>
      </w:r>
      <w:r w:rsidR="00A176E6">
        <w:rPr>
          <w:rFonts w:ascii="Times New Roman" w:hAnsi="Times New Roman" w:cs="Times New Roman"/>
        </w:rPr>
        <w:t>=</w:t>
      </w:r>
      <w:r w:rsidRPr="004D65DE">
        <w:rPr>
          <w:rFonts w:ascii="Times New Roman" w:hAnsi="Times New Roman" w:cs="Times New Roman"/>
        </w:rPr>
        <w:t>0.03</w:t>
      </w:r>
      <w:r>
        <w:rPr>
          <w:rFonts w:ascii="Times New Roman" w:hAnsi="Times New Roman" w:cs="Times New Roman"/>
        </w:rPr>
        <w:t>, p</w:t>
      </w:r>
      <w:r w:rsidR="00A176E6">
        <w:rPr>
          <w:rFonts w:ascii="Times New Roman" w:hAnsi="Times New Roman" w:cs="Times New Roman"/>
        </w:rPr>
        <w:t>=</w:t>
      </w:r>
      <w:r w:rsidRPr="004D65DE">
        <w:rPr>
          <w:rFonts w:ascii="Times New Roman" w:hAnsi="Times New Roman" w:cs="Times New Roman"/>
        </w:rPr>
        <w:t>0.98</w:t>
      </w:r>
      <w:r>
        <w:rPr>
          <w:rFonts w:ascii="Times New Roman" w:hAnsi="Times New Roman" w:cs="Times New Roman"/>
        </w:rPr>
        <w:t xml:space="preserve">), indicating that control males had a decrease in blood glucose level, that was absent in conditioned males. </w:t>
      </w:r>
    </w:p>
    <w:p w14:paraId="1BE1FB31" w14:textId="77777777" w:rsidR="00202F1C" w:rsidRDefault="00202F1C" w:rsidP="00202F1C">
      <w:pPr>
        <w:spacing w:before="120" w:after="120" w:line="360" w:lineRule="auto"/>
        <w:contextualSpacing/>
        <w:rPr>
          <w:rFonts w:ascii="Times New Roman" w:hAnsi="Times New Roman" w:cs="Times New Roman"/>
        </w:rPr>
      </w:pPr>
    </w:p>
    <w:p w14:paraId="476E552D" w14:textId="77777777" w:rsidR="00202F1C" w:rsidRDefault="00202F1C" w:rsidP="00202F1C">
      <w:pPr>
        <w:spacing w:before="120" w:after="120" w:line="360" w:lineRule="auto"/>
        <w:contextualSpacing/>
        <w:rPr>
          <w:rFonts w:ascii="Times New Roman" w:hAnsi="Times New Roman" w:cs="Times New Roman"/>
        </w:rPr>
      </w:pPr>
      <w:r w:rsidRPr="006C18C2">
        <w:rPr>
          <w:rFonts w:ascii="Times New Roman" w:hAnsi="Times New Roman" w:cs="Times New Roman"/>
          <w:b/>
          <w:bCs/>
        </w:rPr>
        <w:t>Figure 4.</w:t>
      </w:r>
      <w:r>
        <w:rPr>
          <w:rFonts w:ascii="Times New Roman" w:hAnsi="Times New Roman" w:cs="Times New Roman"/>
        </w:rPr>
        <w:t xml:space="preserve"> The mean changes of glucose levels from baseline with standard errors.</w:t>
      </w:r>
    </w:p>
    <w:p w14:paraId="2AB27922" w14:textId="77777777" w:rsidR="00202F1C" w:rsidRDefault="00202F1C" w:rsidP="00202F1C">
      <w:pPr>
        <w:spacing w:before="120" w:after="120" w:line="360" w:lineRule="auto"/>
        <w:contextualSpacing/>
        <w:rPr>
          <w:rFonts w:ascii="Times New Roman" w:hAnsi="Times New Roman" w:cs="Times New Roman"/>
          <w:b/>
          <w:bCs/>
        </w:rPr>
      </w:pPr>
    </w:p>
    <w:p w14:paraId="1BDDE026" w14:textId="77777777" w:rsidR="00202F1C" w:rsidRDefault="00202F1C" w:rsidP="00202F1C">
      <w:pPr>
        <w:spacing w:before="120" w:after="120" w:line="360" w:lineRule="auto"/>
        <w:contextualSpacing/>
        <w:rPr>
          <w:rFonts w:ascii="Times New Roman" w:hAnsi="Times New Roman" w:cs="Times New Roman"/>
          <w:b/>
          <w:bCs/>
        </w:rPr>
      </w:pPr>
      <w:r>
        <w:rPr>
          <w:rFonts w:ascii="Times New Roman" w:hAnsi="Times New Roman" w:cs="Times New Roman"/>
          <w:noProof/>
        </w:rPr>
        <w:drawing>
          <wp:inline distT="0" distB="0" distL="0" distR="0" wp14:anchorId="2F664635" wp14:editId="01A03367">
            <wp:extent cx="5943600" cy="5060059"/>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060059"/>
                    </a:xfrm>
                    <a:prstGeom prst="rect">
                      <a:avLst/>
                    </a:prstGeom>
                    <a:noFill/>
                    <a:ln>
                      <a:noFill/>
                    </a:ln>
                  </pic:spPr>
                </pic:pic>
              </a:graphicData>
            </a:graphic>
          </wp:inline>
        </w:drawing>
      </w:r>
    </w:p>
    <w:p w14:paraId="29ECE0A2" w14:textId="77777777" w:rsidR="00202F1C" w:rsidRPr="001F3B0E" w:rsidRDefault="00202F1C" w:rsidP="00202F1C">
      <w:pPr>
        <w:spacing w:before="120" w:after="120" w:line="360" w:lineRule="auto"/>
        <w:contextualSpacing/>
        <w:rPr>
          <w:rFonts w:ascii="Times New Roman" w:hAnsi="Times New Roman" w:cs="Times New Roman"/>
          <w:b/>
          <w:bCs/>
        </w:rPr>
      </w:pPr>
      <w:r w:rsidRPr="001F3B0E">
        <w:rPr>
          <w:rFonts w:ascii="Times New Roman" w:hAnsi="Times New Roman" w:cs="Times New Roman"/>
          <w:b/>
          <w:bCs/>
        </w:rPr>
        <w:t>Insulin</w:t>
      </w:r>
    </w:p>
    <w:p w14:paraId="7F725D9F" w14:textId="243A7347" w:rsidR="00202F1C" w:rsidRDefault="00202F1C" w:rsidP="00202F1C">
      <w:pPr>
        <w:spacing w:before="120" w:after="120" w:line="360" w:lineRule="auto"/>
        <w:contextualSpacing/>
        <w:rPr>
          <w:rFonts w:ascii="Times New Roman" w:hAnsi="Times New Roman" w:cs="Times New Roman"/>
        </w:rPr>
      </w:pPr>
      <w:r>
        <w:rPr>
          <w:rFonts w:ascii="Times New Roman" w:hAnsi="Times New Roman" w:cs="Times New Roman"/>
          <w:i/>
          <w:iCs/>
        </w:rPr>
        <w:t>Effects of insulin spray (</w:t>
      </w:r>
      <w:r w:rsidRPr="00B36545">
        <w:rPr>
          <w:rFonts w:ascii="Times New Roman" w:hAnsi="Times New Roman" w:cs="Times New Roman"/>
          <w:i/>
          <w:iCs/>
        </w:rPr>
        <w:t>Day 1</w:t>
      </w:r>
      <w:r>
        <w:rPr>
          <w:rFonts w:ascii="Times New Roman" w:hAnsi="Times New Roman" w:cs="Times New Roman"/>
          <w:i/>
          <w:iCs/>
        </w:rPr>
        <w:t>)</w:t>
      </w:r>
      <w:r w:rsidRPr="00B36545">
        <w:rPr>
          <w:rFonts w:ascii="Times New Roman" w:hAnsi="Times New Roman" w:cs="Times New Roman"/>
          <w:i/>
          <w:iCs/>
        </w:rPr>
        <w:t>.</w:t>
      </w:r>
      <w:r>
        <w:rPr>
          <w:rFonts w:ascii="Times New Roman" w:hAnsi="Times New Roman" w:cs="Times New Roman"/>
        </w:rPr>
        <w:t xml:space="preserve"> There was no effect of condition (insulin versus placebo spray) (B=-0.07, SE</w:t>
      </w:r>
      <w:r w:rsidR="00A176E6">
        <w:rPr>
          <w:rFonts w:ascii="Times New Roman" w:hAnsi="Times New Roman" w:cs="Times New Roman"/>
        </w:rPr>
        <w:t>=</w:t>
      </w:r>
      <w:r>
        <w:rPr>
          <w:rFonts w:ascii="Times New Roman" w:hAnsi="Times New Roman" w:cs="Times New Roman"/>
        </w:rPr>
        <w:t>0.15, p</w:t>
      </w:r>
      <w:r w:rsidR="00A176E6">
        <w:rPr>
          <w:rFonts w:ascii="Times New Roman" w:hAnsi="Times New Roman" w:cs="Times New Roman"/>
        </w:rPr>
        <w:t>=</w:t>
      </w:r>
      <w:r>
        <w:rPr>
          <w:rFonts w:ascii="Times New Roman" w:hAnsi="Times New Roman" w:cs="Times New Roman"/>
        </w:rPr>
        <w:t>0.671</w:t>
      </w:r>
      <w:r w:rsidRPr="00140B8C">
        <w:rPr>
          <w:rFonts w:ascii="Times New Roman" w:hAnsi="Times New Roman" w:cs="Times New Roman"/>
        </w:rPr>
        <w:t>)</w:t>
      </w:r>
      <w:r>
        <w:rPr>
          <w:rFonts w:ascii="Times New Roman" w:hAnsi="Times New Roman" w:cs="Times New Roman"/>
        </w:rPr>
        <w:t>, group (B</w:t>
      </w:r>
      <w:r w:rsidR="00A176E6">
        <w:rPr>
          <w:rFonts w:ascii="Times New Roman" w:hAnsi="Times New Roman" w:cs="Times New Roman"/>
        </w:rPr>
        <w:t>=</w:t>
      </w:r>
      <w:r>
        <w:rPr>
          <w:rFonts w:ascii="Times New Roman" w:hAnsi="Times New Roman" w:cs="Times New Roman"/>
        </w:rPr>
        <w:t>0.14,</w:t>
      </w:r>
      <w:r w:rsidRPr="00140B8C">
        <w:rPr>
          <w:rFonts w:ascii="Times New Roman" w:hAnsi="Times New Roman" w:cs="Times New Roman"/>
        </w:rPr>
        <w:t xml:space="preserve"> SE</w:t>
      </w:r>
      <w:r w:rsidR="00A176E6">
        <w:rPr>
          <w:rFonts w:ascii="Times New Roman" w:hAnsi="Times New Roman" w:cs="Times New Roman"/>
        </w:rPr>
        <w:t>=</w:t>
      </w:r>
      <w:r w:rsidRPr="00140B8C">
        <w:rPr>
          <w:rFonts w:ascii="Times New Roman" w:hAnsi="Times New Roman" w:cs="Times New Roman"/>
        </w:rPr>
        <w:t>0.15, p</w:t>
      </w:r>
      <w:r w:rsidR="00A176E6">
        <w:rPr>
          <w:rFonts w:ascii="Times New Roman" w:hAnsi="Times New Roman" w:cs="Times New Roman"/>
        </w:rPr>
        <w:t>=</w:t>
      </w:r>
      <w:r w:rsidRPr="00140B8C">
        <w:rPr>
          <w:rFonts w:ascii="Times New Roman" w:hAnsi="Times New Roman" w:cs="Times New Roman"/>
        </w:rPr>
        <w:t xml:space="preserve">0.361) </w:t>
      </w:r>
      <w:r>
        <w:rPr>
          <w:rFonts w:ascii="Times New Roman" w:hAnsi="Times New Roman" w:cs="Times New Roman"/>
        </w:rPr>
        <w:t>or time (B</w:t>
      </w:r>
      <w:r w:rsidR="00590337">
        <w:rPr>
          <w:rFonts w:ascii="Times New Roman" w:hAnsi="Times New Roman" w:cs="Times New Roman"/>
        </w:rPr>
        <w:t>=</w:t>
      </w:r>
      <w:r w:rsidRPr="00140B8C">
        <w:rPr>
          <w:rFonts w:ascii="Times New Roman" w:hAnsi="Times New Roman" w:cs="Times New Roman"/>
        </w:rPr>
        <w:t>-0.02, SE</w:t>
      </w:r>
      <w:r w:rsidR="00A176E6">
        <w:rPr>
          <w:rFonts w:ascii="Times New Roman" w:hAnsi="Times New Roman" w:cs="Times New Roman"/>
        </w:rPr>
        <w:t>=</w:t>
      </w:r>
      <w:r w:rsidRPr="00140B8C">
        <w:rPr>
          <w:rFonts w:ascii="Times New Roman" w:hAnsi="Times New Roman" w:cs="Times New Roman"/>
        </w:rPr>
        <w:t>0.01, t(380)</w:t>
      </w:r>
      <w:r w:rsidR="00A176E6">
        <w:rPr>
          <w:rFonts w:ascii="Times New Roman" w:hAnsi="Times New Roman" w:cs="Times New Roman"/>
        </w:rPr>
        <w:t>=</w:t>
      </w:r>
      <w:r w:rsidRPr="00140B8C">
        <w:rPr>
          <w:rFonts w:ascii="Times New Roman" w:hAnsi="Times New Roman" w:cs="Times New Roman"/>
        </w:rPr>
        <w:t>-1.6</w:t>
      </w:r>
      <w:r>
        <w:rPr>
          <w:rFonts w:ascii="Times New Roman" w:hAnsi="Times New Roman" w:cs="Times New Roman"/>
        </w:rPr>
        <w:t>9</w:t>
      </w:r>
      <w:r w:rsidRPr="00140B8C">
        <w:rPr>
          <w:rFonts w:ascii="Times New Roman" w:hAnsi="Times New Roman" w:cs="Times New Roman"/>
        </w:rPr>
        <w:t>, p</w:t>
      </w:r>
      <w:r w:rsidR="00A176E6">
        <w:rPr>
          <w:rFonts w:ascii="Times New Roman" w:hAnsi="Times New Roman" w:cs="Times New Roman"/>
        </w:rPr>
        <w:t>=</w:t>
      </w:r>
      <w:r w:rsidRPr="00140B8C">
        <w:rPr>
          <w:rFonts w:ascii="Times New Roman" w:hAnsi="Times New Roman" w:cs="Times New Roman"/>
        </w:rPr>
        <w:t xml:space="preserve">0.092) </w:t>
      </w:r>
      <w:r>
        <w:rPr>
          <w:rFonts w:ascii="Times New Roman" w:hAnsi="Times New Roman" w:cs="Times New Roman"/>
        </w:rPr>
        <w:t>on the insulin levels on day 1, neither was the interaction between these factors significant (B</w:t>
      </w:r>
      <w:r w:rsidR="00A176E6">
        <w:rPr>
          <w:rFonts w:ascii="Times New Roman" w:hAnsi="Times New Roman" w:cs="Times New Roman"/>
        </w:rPr>
        <w:t>=</w:t>
      </w:r>
      <w:r w:rsidRPr="00140B8C">
        <w:rPr>
          <w:rFonts w:ascii="Times New Roman" w:hAnsi="Times New Roman" w:cs="Times New Roman"/>
        </w:rPr>
        <w:t>0.0</w:t>
      </w:r>
      <w:r>
        <w:rPr>
          <w:rFonts w:ascii="Times New Roman" w:hAnsi="Times New Roman" w:cs="Times New Roman"/>
        </w:rPr>
        <w:t>5</w:t>
      </w:r>
      <w:r w:rsidRPr="00140B8C">
        <w:rPr>
          <w:rFonts w:ascii="Times New Roman" w:hAnsi="Times New Roman" w:cs="Times New Roman"/>
        </w:rPr>
        <w:t>, SE</w:t>
      </w:r>
      <w:r w:rsidR="00A176E6">
        <w:rPr>
          <w:rFonts w:ascii="Times New Roman" w:hAnsi="Times New Roman" w:cs="Times New Roman"/>
        </w:rPr>
        <w:t>=</w:t>
      </w:r>
      <w:r w:rsidRPr="00140B8C">
        <w:rPr>
          <w:rFonts w:ascii="Times New Roman" w:hAnsi="Times New Roman" w:cs="Times New Roman"/>
        </w:rPr>
        <w:t>0.0</w:t>
      </w:r>
      <w:r>
        <w:rPr>
          <w:rFonts w:ascii="Times New Roman" w:hAnsi="Times New Roman" w:cs="Times New Roman"/>
        </w:rPr>
        <w:t>3</w:t>
      </w:r>
      <w:r w:rsidRPr="00140B8C">
        <w:rPr>
          <w:rFonts w:ascii="Times New Roman" w:hAnsi="Times New Roman" w:cs="Times New Roman"/>
        </w:rPr>
        <w:t>, p</w:t>
      </w:r>
      <w:r w:rsidR="00A176E6">
        <w:rPr>
          <w:rFonts w:ascii="Times New Roman" w:hAnsi="Times New Roman" w:cs="Times New Roman"/>
        </w:rPr>
        <w:t>=</w:t>
      </w:r>
      <w:r w:rsidRPr="00140B8C">
        <w:rPr>
          <w:rFonts w:ascii="Times New Roman" w:hAnsi="Times New Roman" w:cs="Times New Roman"/>
        </w:rPr>
        <w:t>0.08</w:t>
      </w:r>
      <w:r>
        <w:rPr>
          <w:rFonts w:ascii="Times New Roman" w:hAnsi="Times New Roman" w:cs="Times New Roman"/>
        </w:rPr>
        <w:t>4</w:t>
      </w:r>
      <w:r w:rsidRPr="00140B8C">
        <w:rPr>
          <w:rFonts w:ascii="Times New Roman" w:hAnsi="Times New Roman" w:cs="Times New Roman"/>
        </w:rPr>
        <w:t>)</w:t>
      </w:r>
      <w:r w:rsidR="002518EA">
        <w:rPr>
          <w:rFonts w:ascii="Times New Roman" w:hAnsi="Times New Roman" w:cs="Times New Roman"/>
        </w:rPr>
        <w:t xml:space="preserve"> (Figure 5</w:t>
      </w:r>
      <w:r>
        <w:rPr>
          <w:rFonts w:ascii="Times New Roman" w:hAnsi="Times New Roman" w:cs="Times New Roman"/>
        </w:rPr>
        <w:t xml:space="preserve">). </w:t>
      </w:r>
    </w:p>
    <w:p w14:paraId="617E947F" w14:textId="00E82247" w:rsidR="00202F1C" w:rsidRDefault="00202F1C" w:rsidP="00202F1C">
      <w:pPr>
        <w:spacing w:before="120" w:after="120" w:line="360" w:lineRule="auto"/>
        <w:contextualSpacing/>
        <w:rPr>
          <w:rFonts w:ascii="Times New Roman" w:hAnsi="Times New Roman" w:cs="Times New Roman"/>
        </w:rPr>
      </w:pPr>
      <w:r>
        <w:rPr>
          <w:rFonts w:ascii="Times New Roman" w:hAnsi="Times New Roman" w:cs="Times New Roman"/>
        </w:rPr>
        <w:lastRenderedPageBreak/>
        <w:t>There was no significant effect of sex on the insulin levels on day 1 (B</w:t>
      </w:r>
      <w:r w:rsidR="00A176E6">
        <w:rPr>
          <w:rFonts w:ascii="Times New Roman" w:hAnsi="Times New Roman" w:cs="Times New Roman"/>
        </w:rPr>
        <w:t>=</w:t>
      </w:r>
      <w:r>
        <w:rPr>
          <w:rFonts w:ascii="Times New Roman" w:hAnsi="Times New Roman" w:cs="Times New Roman"/>
        </w:rPr>
        <w:t>-0.01</w:t>
      </w:r>
      <w:r w:rsidRPr="00140B8C">
        <w:rPr>
          <w:rFonts w:ascii="Times New Roman" w:hAnsi="Times New Roman" w:cs="Times New Roman"/>
        </w:rPr>
        <w:t>, SE</w:t>
      </w:r>
      <w:r w:rsidR="00A176E6">
        <w:rPr>
          <w:rFonts w:ascii="Times New Roman" w:hAnsi="Times New Roman" w:cs="Times New Roman"/>
        </w:rPr>
        <w:t>=</w:t>
      </w:r>
      <w:r w:rsidRPr="00140B8C">
        <w:rPr>
          <w:rFonts w:ascii="Times New Roman" w:hAnsi="Times New Roman" w:cs="Times New Roman"/>
        </w:rPr>
        <w:t>0.2</w:t>
      </w:r>
      <w:r>
        <w:rPr>
          <w:rFonts w:ascii="Times New Roman" w:hAnsi="Times New Roman" w:cs="Times New Roman"/>
        </w:rPr>
        <w:t>1</w:t>
      </w:r>
      <w:r w:rsidRPr="00140B8C">
        <w:rPr>
          <w:rFonts w:ascii="Times New Roman" w:hAnsi="Times New Roman" w:cs="Times New Roman"/>
        </w:rPr>
        <w:t>, p</w:t>
      </w:r>
      <w:r w:rsidR="00A176E6">
        <w:rPr>
          <w:rFonts w:ascii="Times New Roman" w:hAnsi="Times New Roman" w:cs="Times New Roman"/>
        </w:rPr>
        <w:t>=</w:t>
      </w:r>
      <w:r w:rsidRPr="00140B8C">
        <w:rPr>
          <w:rFonts w:ascii="Times New Roman" w:hAnsi="Times New Roman" w:cs="Times New Roman"/>
        </w:rPr>
        <w:t>0.9</w:t>
      </w:r>
      <w:r>
        <w:rPr>
          <w:rFonts w:ascii="Times New Roman" w:hAnsi="Times New Roman" w:cs="Times New Roman"/>
        </w:rPr>
        <w:t>8</w:t>
      </w:r>
      <w:r w:rsidRPr="00140B8C">
        <w:rPr>
          <w:rFonts w:ascii="Times New Roman" w:hAnsi="Times New Roman" w:cs="Times New Roman"/>
        </w:rPr>
        <w:t>)</w:t>
      </w:r>
      <w:r w:rsidR="00C441F5">
        <w:rPr>
          <w:rFonts w:ascii="Times New Roman" w:hAnsi="Times New Roman" w:cs="Times New Roman"/>
        </w:rPr>
        <w:t xml:space="preserve">, also the </w:t>
      </w:r>
      <w:r>
        <w:rPr>
          <w:rFonts w:ascii="Times New Roman" w:hAnsi="Times New Roman" w:cs="Times New Roman"/>
        </w:rPr>
        <w:t>interactions of other variables with sex</w:t>
      </w:r>
      <w:r w:rsidR="00C441F5">
        <w:rPr>
          <w:rFonts w:ascii="Times New Roman" w:hAnsi="Times New Roman" w:cs="Times New Roman"/>
        </w:rPr>
        <w:t xml:space="preserve"> were not significant</w:t>
      </w:r>
      <w:r>
        <w:rPr>
          <w:rFonts w:ascii="Times New Roman" w:hAnsi="Times New Roman" w:cs="Times New Roman"/>
        </w:rPr>
        <w:t xml:space="preserve"> (all p’s &gt;.14).</w:t>
      </w:r>
    </w:p>
    <w:p w14:paraId="5013B004" w14:textId="2E5B75D2" w:rsidR="00202F1C" w:rsidRDefault="00202F1C" w:rsidP="00202F1C">
      <w:pPr>
        <w:spacing w:before="120" w:after="120" w:line="360" w:lineRule="auto"/>
        <w:contextualSpacing/>
        <w:rPr>
          <w:rFonts w:ascii="Times New Roman" w:hAnsi="Times New Roman" w:cs="Times New Roman"/>
        </w:rPr>
      </w:pPr>
      <w:r>
        <w:rPr>
          <w:rFonts w:ascii="Times New Roman" w:hAnsi="Times New Roman" w:cs="Times New Roman"/>
          <w:i/>
          <w:iCs/>
        </w:rPr>
        <w:t>Effects of conditioning with insulin (</w:t>
      </w:r>
      <w:r w:rsidRPr="00B36545">
        <w:rPr>
          <w:rFonts w:ascii="Times New Roman" w:hAnsi="Times New Roman" w:cs="Times New Roman"/>
          <w:i/>
          <w:iCs/>
        </w:rPr>
        <w:t>Day 2</w:t>
      </w:r>
      <w:r>
        <w:rPr>
          <w:rFonts w:ascii="Times New Roman" w:hAnsi="Times New Roman" w:cs="Times New Roman"/>
          <w:i/>
          <w:iCs/>
        </w:rPr>
        <w:t>)</w:t>
      </w:r>
      <w:r>
        <w:rPr>
          <w:rFonts w:ascii="Times New Roman" w:hAnsi="Times New Roman" w:cs="Times New Roman"/>
        </w:rPr>
        <w:t>. There was no effect of condition (conditioned versus control) (B=</w:t>
      </w:r>
      <w:r w:rsidRPr="00E15E62">
        <w:rPr>
          <w:rFonts w:ascii="Times New Roman" w:hAnsi="Times New Roman" w:cs="Times New Roman"/>
        </w:rPr>
        <w:t>0.02, SE</w:t>
      </w:r>
      <w:r w:rsidR="00A176E6">
        <w:rPr>
          <w:rFonts w:ascii="Times New Roman" w:hAnsi="Times New Roman" w:cs="Times New Roman"/>
        </w:rPr>
        <w:t>=</w:t>
      </w:r>
      <w:r w:rsidRPr="00E15E62">
        <w:rPr>
          <w:rFonts w:ascii="Times New Roman" w:hAnsi="Times New Roman" w:cs="Times New Roman"/>
        </w:rPr>
        <w:t>0.09, p</w:t>
      </w:r>
      <w:r w:rsidR="00A176E6">
        <w:rPr>
          <w:rFonts w:ascii="Times New Roman" w:hAnsi="Times New Roman" w:cs="Times New Roman"/>
        </w:rPr>
        <w:t>=</w:t>
      </w:r>
      <w:r w:rsidRPr="00E15E62">
        <w:rPr>
          <w:rFonts w:ascii="Times New Roman" w:hAnsi="Times New Roman" w:cs="Times New Roman"/>
        </w:rPr>
        <w:t>0.8</w:t>
      </w:r>
      <w:r>
        <w:rPr>
          <w:rFonts w:ascii="Times New Roman" w:hAnsi="Times New Roman" w:cs="Times New Roman"/>
        </w:rPr>
        <w:t>3) or time (B=</w:t>
      </w:r>
      <w:r w:rsidRPr="00E63CB4">
        <w:rPr>
          <w:rFonts w:ascii="Times New Roman" w:hAnsi="Times New Roman" w:cs="Times New Roman"/>
        </w:rPr>
        <w:t>0.02, SE</w:t>
      </w:r>
      <w:r w:rsidR="00A176E6">
        <w:rPr>
          <w:rFonts w:ascii="Times New Roman" w:hAnsi="Times New Roman" w:cs="Times New Roman"/>
        </w:rPr>
        <w:t>=</w:t>
      </w:r>
      <w:r w:rsidRPr="00E63CB4">
        <w:rPr>
          <w:rFonts w:ascii="Times New Roman" w:hAnsi="Times New Roman" w:cs="Times New Roman"/>
        </w:rPr>
        <w:t>0.09, p</w:t>
      </w:r>
      <w:r w:rsidR="00A176E6">
        <w:rPr>
          <w:rFonts w:ascii="Times New Roman" w:hAnsi="Times New Roman" w:cs="Times New Roman"/>
        </w:rPr>
        <w:t>=</w:t>
      </w:r>
      <w:r w:rsidRPr="00E63CB4">
        <w:rPr>
          <w:rFonts w:ascii="Times New Roman" w:hAnsi="Times New Roman" w:cs="Times New Roman"/>
        </w:rPr>
        <w:t>0.829</w:t>
      </w:r>
      <w:r>
        <w:rPr>
          <w:rFonts w:ascii="Times New Roman" w:hAnsi="Times New Roman" w:cs="Times New Roman"/>
        </w:rPr>
        <w:t>) on the insulin levels on day 2 (B=</w:t>
      </w:r>
      <w:r w:rsidRPr="00E15E62">
        <w:rPr>
          <w:rFonts w:ascii="Times New Roman" w:hAnsi="Times New Roman" w:cs="Times New Roman"/>
        </w:rPr>
        <w:t>0.47, SE</w:t>
      </w:r>
      <w:r w:rsidR="00A176E6">
        <w:rPr>
          <w:rFonts w:ascii="Times New Roman" w:hAnsi="Times New Roman" w:cs="Times New Roman"/>
        </w:rPr>
        <w:t>=</w:t>
      </w:r>
      <w:r w:rsidRPr="00E15E62">
        <w:rPr>
          <w:rFonts w:ascii="Times New Roman" w:hAnsi="Times New Roman" w:cs="Times New Roman"/>
        </w:rPr>
        <w:t xml:space="preserve">1.03, </w:t>
      </w:r>
      <w:r>
        <w:rPr>
          <w:rFonts w:ascii="Times New Roman" w:hAnsi="Times New Roman" w:cs="Times New Roman"/>
        </w:rPr>
        <w:t>p</w:t>
      </w:r>
      <w:r w:rsidR="00A176E6">
        <w:rPr>
          <w:rFonts w:ascii="Times New Roman" w:hAnsi="Times New Roman" w:cs="Times New Roman"/>
        </w:rPr>
        <w:t>=</w:t>
      </w:r>
      <w:r w:rsidRPr="00E15E62">
        <w:rPr>
          <w:rFonts w:ascii="Times New Roman" w:hAnsi="Times New Roman" w:cs="Times New Roman"/>
        </w:rPr>
        <w:t>0.65</w:t>
      </w:r>
      <w:r>
        <w:rPr>
          <w:rFonts w:ascii="Times New Roman" w:hAnsi="Times New Roman" w:cs="Times New Roman"/>
        </w:rPr>
        <w:t>1</w:t>
      </w:r>
      <w:r w:rsidRPr="00E15E62">
        <w:rPr>
          <w:rFonts w:ascii="Times New Roman" w:hAnsi="Times New Roman" w:cs="Times New Roman"/>
        </w:rPr>
        <w:t>)</w:t>
      </w:r>
      <w:r>
        <w:rPr>
          <w:rFonts w:ascii="Times New Roman" w:hAnsi="Times New Roman" w:cs="Times New Roman"/>
        </w:rPr>
        <w:t>. Patients had significantly higher insulin levels than healthy controls after controlling for baseline levels (B=</w:t>
      </w:r>
      <w:r w:rsidRPr="00E15E62">
        <w:rPr>
          <w:rFonts w:ascii="Times New Roman" w:hAnsi="Times New Roman" w:cs="Times New Roman"/>
        </w:rPr>
        <w:t>2.62</w:t>
      </w:r>
      <w:r>
        <w:rPr>
          <w:rFonts w:ascii="Times New Roman" w:hAnsi="Times New Roman" w:cs="Times New Roman"/>
        </w:rPr>
        <w:t>, SE</w:t>
      </w:r>
      <w:r w:rsidR="00A176E6">
        <w:rPr>
          <w:rFonts w:ascii="Times New Roman" w:hAnsi="Times New Roman" w:cs="Times New Roman"/>
        </w:rPr>
        <w:t>=</w:t>
      </w:r>
      <w:r>
        <w:rPr>
          <w:rFonts w:ascii="Times New Roman" w:hAnsi="Times New Roman" w:cs="Times New Roman"/>
        </w:rPr>
        <w:t>1.03</w:t>
      </w:r>
      <w:r w:rsidRPr="00E15E62">
        <w:rPr>
          <w:rFonts w:ascii="Times New Roman" w:hAnsi="Times New Roman" w:cs="Times New Roman"/>
        </w:rPr>
        <w:t>,</w:t>
      </w:r>
      <w:r w:rsidR="00705763">
        <w:rPr>
          <w:rFonts w:ascii="Times New Roman" w:hAnsi="Times New Roman" w:cs="Times New Roman"/>
        </w:rPr>
        <w:t xml:space="preserve"> </w:t>
      </w:r>
      <w:r>
        <w:rPr>
          <w:rFonts w:ascii="Times New Roman" w:hAnsi="Times New Roman" w:cs="Times New Roman"/>
        </w:rPr>
        <w:t>p</w:t>
      </w:r>
      <w:r w:rsidR="00A176E6">
        <w:rPr>
          <w:rFonts w:ascii="Times New Roman" w:hAnsi="Times New Roman" w:cs="Times New Roman"/>
        </w:rPr>
        <w:t>=</w:t>
      </w:r>
      <w:r>
        <w:rPr>
          <w:rFonts w:ascii="Times New Roman" w:hAnsi="Times New Roman" w:cs="Times New Roman"/>
        </w:rPr>
        <w:t>0.014</w:t>
      </w:r>
      <w:r w:rsidRPr="00E15E62">
        <w:rPr>
          <w:rFonts w:ascii="Times New Roman" w:hAnsi="Times New Roman" w:cs="Times New Roman"/>
        </w:rPr>
        <w:t>)</w:t>
      </w:r>
      <w:r>
        <w:rPr>
          <w:rFonts w:ascii="Times New Roman" w:hAnsi="Times New Roman" w:cs="Times New Roman"/>
        </w:rPr>
        <w:t xml:space="preserve">.  </w:t>
      </w:r>
    </w:p>
    <w:p w14:paraId="1E54682A" w14:textId="5D74CCA8" w:rsidR="00202F1C" w:rsidRDefault="00202F1C" w:rsidP="00202F1C">
      <w:pPr>
        <w:spacing w:before="120" w:after="120" w:line="360" w:lineRule="auto"/>
        <w:contextualSpacing/>
        <w:rPr>
          <w:rFonts w:ascii="Times New Roman" w:hAnsi="Times New Roman" w:cs="Times New Roman"/>
        </w:rPr>
      </w:pPr>
      <w:r>
        <w:rPr>
          <w:rFonts w:ascii="Times New Roman" w:hAnsi="Times New Roman" w:cs="Times New Roman"/>
        </w:rPr>
        <w:t>There was no significant effect of sex on the insulin levels on day 1 (B</w:t>
      </w:r>
      <w:r w:rsidR="00A176E6">
        <w:rPr>
          <w:rFonts w:ascii="Times New Roman" w:hAnsi="Times New Roman" w:cs="Times New Roman"/>
        </w:rPr>
        <w:t>=</w:t>
      </w:r>
      <w:r>
        <w:rPr>
          <w:rFonts w:ascii="Times New Roman" w:hAnsi="Times New Roman" w:cs="Times New Roman"/>
        </w:rPr>
        <w:t>-0.81</w:t>
      </w:r>
      <w:r w:rsidRPr="00140B8C">
        <w:rPr>
          <w:rFonts w:ascii="Times New Roman" w:hAnsi="Times New Roman" w:cs="Times New Roman"/>
        </w:rPr>
        <w:t>, SE</w:t>
      </w:r>
      <w:r w:rsidR="00A176E6">
        <w:rPr>
          <w:rFonts w:ascii="Times New Roman" w:hAnsi="Times New Roman" w:cs="Times New Roman"/>
        </w:rPr>
        <w:t>=</w:t>
      </w:r>
      <w:r w:rsidRPr="006D24C0">
        <w:rPr>
          <w:rFonts w:ascii="Times New Roman" w:hAnsi="Times New Roman" w:cs="Times New Roman"/>
        </w:rPr>
        <w:t>1.07</w:t>
      </w:r>
      <w:r w:rsidRPr="00140B8C">
        <w:rPr>
          <w:rFonts w:ascii="Times New Roman" w:hAnsi="Times New Roman" w:cs="Times New Roman"/>
        </w:rPr>
        <w:t>, p</w:t>
      </w:r>
      <w:r w:rsidR="00A176E6">
        <w:rPr>
          <w:rFonts w:ascii="Times New Roman" w:hAnsi="Times New Roman" w:cs="Times New Roman"/>
        </w:rPr>
        <w:t>=</w:t>
      </w:r>
      <w:r w:rsidRPr="006D24C0">
        <w:rPr>
          <w:rFonts w:ascii="Times New Roman" w:hAnsi="Times New Roman" w:cs="Times New Roman"/>
        </w:rPr>
        <w:t>0.45</w:t>
      </w:r>
      <w:r>
        <w:rPr>
          <w:rFonts w:ascii="Times New Roman" w:hAnsi="Times New Roman" w:cs="Times New Roman"/>
        </w:rPr>
        <w:t>2</w:t>
      </w:r>
      <w:r w:rsidRPr="00140B8C">
        <w:rPr>
          <w:rFonts w:ascii="Times New Roman" w:hAnsi="Times New Roman" w:cs="Times New Roman"/>
        </w:rPr>
        <w:t>)</w:t>
      </w:r>
      <w:r w:rsidR="00C441F5">
        <w:rPr>
          <w:rFonts w:ascii="Times New Roman" w:hAnsi="Times New Roman" w:cs="Times New Roman"/>
        </w:rPr>
        <w:t xml:space="preserve">, also </w:t>
      </w:r>
      <w:r>
        <w:rPr>
          <w:rFonts w:ascii="Times New Roman" w:hAnsi="Times New Roman" w:cs="Times New Roman"/>
        </w:rPr>
        <w:t xml:space="preserve">the interactions of other variables with sex </w:t>
      </w:r>
      <w:r w:rsidR="00C441F5">
        <w:rPr>
          <w:rFonts w:ascii="Times New Roman" w:hAnsi="Times New Roman" w:cs="Times New Roman"/>
        </w:rPr>
        <w:t xml:space="preserve">were not significant </w:t>
      </w:r>
      <w:r>
        <w:rPr>
          <w:rFonts w:ascii="Times New Roman" w:hAnsi="Times New Roman" w:cs="Times New Roman"/>
        </w:rPr>
        <w:t>(all p’s &gt;.4</w:t>
      </w:r>
      <w:r w:rsidR="00C441F5">
        <w:rPr>
          <w:rFonts w:ascii="Times New Roman" w:hAnsi="Times New Roman" w:cs="Times New Roman"/>
        </w:rPr>
        <w:t>1</w:t>
      </w:r>
      <w:r>
        <w:rPr>
          <w:rFonts w:ascii="Times New Roman" w:hAnsi="Times New Roman" w:cs="Times New Roman"/>
        </w:rPr>
        <w:t>).</w:t>
      </w:r>
    </w:p>
    <w:p w14:paraId="272CDD83" w14:textId="77777777" w:rsidR="00202F1C" w:rsidRDefault="00202F1C" w:rsidP="00202F1C">
      <w:pPr>
        <w:spacing w:before="120" w:after="120" w:line="360" w:lineRule="auto"/>
        <w:contextualSpacing/>
        <w:rPr>
          <w:rFonts w:ascii="Times New Roman" w:hAnsi="Times New Roman" w:cs="Times New Roman"/>
        </w:rPr>
      </w:pPr>
      <w:r w:rsidRPr="006C18C2">
        <w:rPr>
          <w:rFonts w:ascii="Times New Roman" w:hAnsi="Times New Roman" w:cs="Times New Roman"/>
          <w:b/>
          <w:bCs/>
        </w:rPr>
        <w:t xml:space="preserve">Figure </w:t>
      </w:r>
      <w:r>
        <w:rPr>
          <w:rFonts w:ascii="Times New Roman" w:hAnsi="Times New Roman" w:cs="Times New Roman"/>
          <w:b/>
          <w:bCs/>
        </w:rPr>
        <w:t>5</w:t>
      </w:r>
      <w:r w:rsidRPr="006C18C2">
        <w:rPr>
          <w:rFonts w:ascii="Times New Roman" w:hAnsi="Times New Roman" w:cs="Times New Roman"/>
          <w:b/>
          <w:bCs/>
        </w:rPr>
        <w:t>.</w:t>
      </w:r>
      <w:r>
        <w:rPr>
          <w:rFonts w:ascii="Times New Roman" w:hAnsi="Times New Roman" w:cs="Times New Roman"/>
        </w:rPr>
        <w:t xml:space="preserve"> The mean changes of insulin levels from baseline with standard errors.</w:t>
      </w:r>
    </w:p>
    <w:p w14:paraId="7F3AC4A6" w14:textId="77777777" w:rsidR="00202F1C" w:rsidRDefault="00202F1C" w:rsidP="00202F1C">
      <w:pPr>
        <w:spacing w:before="120" w:after="120" w:line="360" w:lineRule="auto"/>
        <w:contextualSpacing/>
        <w:rPr>
          <w:rFonts w:ascii="Times New Roman" w:hAnsi="Times New Roman" w:cs="Times New Roman"/>
        </w:rPr>
      </w:pPr>
    </w:p>
    <w:p w14:paraId="0C972140" w14:textId="77777777" w:rsidR="00202F1C" w:rsidRDefault="00202F1C" w:rsidP="00202F1C">
      <w:pPr>
        <w:spacing w:before="120" w:after="120" w:line="360" w:lineRule="auto"/>
        <w:contextualSpacing/>
        <w:rPr>
          <w:rFonts w:ascii="Times New Roman" w:hAnsi="Times New Roman" w:cs="Times New Roman"/>
        </w:rPr>
      </w:pPr>
      <w:r>
        <w:rPr>
          <w:rFonts w:ascii="Times New Roman" w:hAnsi="Times New Roman" w:cs="Times New Roman"/>
          <w:noProof/>
        </w:rPr>
        <w:drawing>
          <wp:inline distT="0" distB="0" distL="0" distR="0" wp14:anchorId="79E0A937" wp14:editId="3AC8A907">
            <wp:extent cx="4591050" cy="3632619"/>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93517" cy="3634571"/>
                    </a:xfrm>
                    <a:prstGeom prst="rect">
                      <a:avLst/>
                    </a:prstGeom>
                    <a:noFill/>
                    <a:ln>
                      <a:noFill/>
                    </a:ln>
                  </pic:spPr>
                </pic:pic>
              </a:graphicData>
            </a:graphic>
          </wp:inline>
        </w:drawing>
      </w:r>
    </w:p>
    <w:p w14:paraId="1CE33AFE" w14:textId="6B47EFB7" w:rsidR="00202F1C" w:rsidRPr="00E951EB" w:rsidRDefault="002518EA" w:rsidP="00202F1C">
      <w:pPr>
        <w:spacing w:before="120" w:after="120" w:line="360" w:lineRule="auto"/>
        <w:contextualSpacing/>
        <w:rPr>
          <w:rFonts w:ascii="Times New Roman" w:hAnsi="Times New Roman" w:cs="Times New Roman"/>
          <w:b/>
          <w:bCs/>
        </w:rPr>
      </w:pPr>
      <w:r>
        <w:rPr>
          <w:rFonts w:ascii="Times New Roman" w:hAnsi="Times New Roman" w:cs="Times New Roman"/>
          <w:b/>
          <w:bCs/>
        </w:rPr>
        <w:t>C-p</w:t>
      </w:r>
      <w:r w:rsidR="00202F1C" w:rsidRPr="00E951EB">
        <w:rPr>
          <w:rFonts w:ascii="Times New Roman" w:hAnsi="Times New Roman" w:cs="Times New Roman"/>
          <w:b/>
          <w:bCs/>
        </w:rPr>
        <w:t>eptide</w:t>
      </w:r>
    </w:p>
    <w:p w14:paraId="545AD23A" w14:textId="7C499BD0" w:rsidR="00202F1C" w:rsidRDefault="00202F1C" w:rsidP="00202F1C">
      <w:pPr>
        <w:spacing w:before="120" w:after="120" w:line="360" w:lineRule="auto"/>
        <w:contextualSpacing/>
        <w:rPr>
          <w:rFonts w:ascii="Times New Roman" w:hAnsi="Times New Roman" w:cs="Times New Roman"/>
        </w:rPr>
      </w:pPr>
      <w:r>
        <w:rPr>
          <w:rFonts w:ascii="Times New Roman" w:hAnsi="Times New Roman" w:cs="Times New Roman"/>
          <w:i/>
          <w:iCs/>
        </w:rPr>
        <w:t>Effects of insulin spray (</w:t>
      </w:r>
      <w:r w:rsidRPr="00B36545">
        <w:rPr>
          <w:rFonts w:ascii="Times New Roman" w:hAnsi="Times New Roman" w:cs="Times New Roman"/>
          <w:i/>
          <w:iCs/>
        </w:rPr>
        <w:t>Day 1</w:t>
      </w:r>
      <w:r>
        <w:rPr>
          <w:rFonts w:ascii="Times New Roman" w:hAnsi="Times New Roman" w:cs="Times New Roman"/>
          <w:i/>
          <w:iCs/>
        </w:rPr>
        <w:t>)</w:t>
      </w:r>
      <w:r w:rsidRPr="00482B9C">
        <w:rPr>
          <w:rFonts w:ascii="Times New Roman" w:hAnsi="Times New Roman" w:cs="Times New Roman"/>
          <w:i/>
          <w:iCs/>
        </w:rPr>
        <w:t>.</w:t>
      </w:r>
      <w:r w:rsidRPr="00E951EB">
        <w:rPr>
          <w:rFonts w:ascii="Times New Roman" w:hAnsi="Times New Roman" w:cs="Times New Roman"/>
        </w:rPr>
        <w:t xml:space="preserve"> </w:t>
      </w:r>
      <w:r>
        <w:rPr>
          <w:rFonts w:ascii="Times New Roman" w:hAnsi="Times New Roman" w:cs="Times New Roman"/>
        </w:rPr>
        <w:t>There was a significant effect of the group-condition-time interaction on the C-Peptide levels on day 1 (B</w:t>
      </w:r>
      <w:r w:rsidR="00A176E6">
        <w:rPr>
          <w:rFonts w:ascii="Times New Roman" w:hAnsi="Times New Roman" w:cs="Times New Roman"/>
        </w:rPr>
        <w:t>=</w:t>
      </w:r>
      <w:r w:rsidRPr="006D24C0">
        <w:rPr>
          <w:rFonts w:ascii="Times New Roman" w:hAnsi="Times New Roman" w:cs="Times New Roman"/>
        </w:rPr>
        <w:t>0.01</w:t>
      </w:r>
      <w:r>
        <w:rPr>
          <w:rFonts w:ascii="Times New Roman" w:hAnsi="Times New Roman" w:cs="Times New Roman"/>
        </w:rPr>
        <w:t>, SE</w:t>
      </w:r>
      <w:r w:rsidR="00A176E6">
        <w:rPr>
          <w:rFonts w:ascii="Times New Roman" w:hAnsi="Times New Roman" w:cs="Times New Roman"/>
        </w:rPr>
        <w:t>=</w:t>
      </w:r>
      <w:r>
        <w:rPr>
          <w:rFonts w:ascii="Times New Roman" w:hAnsi="Times New Roman" w:cs="Times New Roman"/>
        </w:rPr>
        <w:t>0.</w:t>
      </w:r>
      <w:r w:rsidR="00124CC7">
        <w:rPr>
          <w:rFonts w:ascii="Times New Roman" w:hAnsi="Times New Roman" w:cs="Times New Roman"/>
        </w:rPr>
        <w:t>0</w:t>
      </w:r>
      <w:r>
        <w:rPr>
          <w:rFonts w:ascii="Times New Roman" w:hAnsi="Times New Roman" w:cs="Times New Roman"/>
        </w:rPr>
        <w:t>01</w:t>
      </w:r>
      <w:r w:rsidRPr="006D24C0">
        <w:rPr>
          <w:rFonts w:ascii="Times New Roman" w:hAnsi="Times New Roman" w:cs="Times New Roman"/>
        </w:rPr>
        <w:t>, p</w:t>
      </w:r>
      <w:r w:rsidR="00A176E6">
        <w:rPr>
          <w:rFonts w:ascii="Times New Roman" w:hAnsi="Times New Roman" w:cs="Times New Roman"/>
        </w:rPr>
        <w:t>=</w:t>
      </w:r>
      <w:r w:rsidRPr="006D24C0">
        <w:rPr>
          <w:rFonts w:ascii="Times New Roman" w:hAnsi="Times New Roman" w:cs="Times New Roman"/>
        </w:rPr>
        <w:t>0.00</w:t>
      </w:r>
      <w:r>
        <w:rPr>
          <w:rFonts w:ascii="Times New Roman" w:hAnsi="Times New Roman" w:cs="Times New Roman"/>
        </w:rPr>
        <w:t>8</w:t>
      </w:r>
      <w:r w:rsidRPr="006D24C0">
        <w:rPr>
          <w:rFonts w:ascii="Times New Roman" w:hAnsi="Times New Roman" w:cs="Times New Roman"/>
        </w:rPr>
        <w:t>)</w:t>
      </w:r>
      <w:r>
        <w:rPr>
          <w:rFonts w:ascii="Times New Roman" w:hAnsi="Times New Roman" w:cs="Times New Roman"/>
        </w:rPr>
        <w:t xml:space="preserve">.  </w:t>
      </w:r>
      <w:r w:rsidR="00664E81">
        <w:rPr>
          <w:rFonts w:ascii="Times New Roman" w:hAnsi="Times New Roman" w:cs="Times New Roman"/>
        </w:rPr>
        <w:t>Patients had a</w:t>
      </w:r>
      <w:r>
        <w:rPr>
          <w:rFonts w:ascii="Times New Roman" w:hAnsi="Times New Roman" w:cs="Times New Roman"/>
        </w:rPr>
        <w:t xml:space="preserve"> significant increase in C-peptide levels during the session (B</w:t>
      </w:r>
      <w:r w:rsidR="00A176E6">
        <w:rPr>
          <w:rFonts w:ascii="Times New Roman" w:hAnsi="Times New Roman" w:cs="Times New Roman"/>
        </w:rPr>
        <w:t>=</w:t>
      </w:r>
      <w:r w:rsidRPr="006D24C0">
        <w:rPr>
          <w:rFonts w:ascii="Times New Roman" w:hAnsi="Times New Roman" w:cs="Times New Roman"/>
        </w:rPr>
        <w:t>0.0</w:t>
      </w:r>
      <w:r>
        <w:rPr>
          <w:rFonts w:ascii="Times New Roman" w:hAnsi="Times New Roman" w:cs="Times New Roman"/>
        </w:rPr>
        <w:t>1, SE</w:t>
      </w:r>
      <w:r w:rsidR="00A176E6">
        <w:rPr>
          <w:rFonts w:ascii="Times New Roman" w:hAnsi="Times New Roman" w:cs="Times New Roman"/>
        </w:rPr>
        <w:t>=</w:t>
      </w:r>
      <w:r w:rsidRPr="006D24C0">
        <w:rPr>
          <w:rFonts w:ascii="Times New Roman" w:hAnsi="Times New Roman" w:cs="Times New Roman"/>
        </w:rPr>
        <w:t>0.002</w:t>
      </w:r>
      <w:r>
        <w:rPr>
          <w:rFonts w:ascii="Times New Roman" w:hAnsi="Times New Roman" w:cs="Times New Roman"/>
        </w:rPr>
        <w:t>, p</w:t>
      </w:r>
      <w:r w:rsidR="00A176E6">
        <w:rPr>
          <w:rFonts w:ascii="Times New Roman" w:hAnsi="Times New Roman" w:cs="Times New Roman"/>
        </w:rPr>
        <w:t>=</w:t>
      </w:r>
      <w:r>
        <w:rPr>
          <w:rFonts w:ascii="Times New Roman" w:hAnsi="Times New Roman" w:cs="Times New Roman"/>
        </w:rPr>
        <w:t>0.001). In healthy participants, there was a significant time-condition interaction (B</w:t>
      </w:r>
      <w:r w:rsidR="00A176E6">
        <w:rPr>
          <w:rFonts w:ascii="Times New Roman" w:hAnsi="Times New Roman" w:cs="Times New Roman"/>
        </w:rPr>
        <w:t>=</w:t>
      </w:r>
      <w:r>
        <w:rPr>
          <w:rFonts w:ascii="Times New Roman" w:hAnsi="Times New Roman" w:cs="Times New Roman"/>
        </w:rPr>
        <w:t>-0.0</w:t>
      </w:r>
      <w:r w:rsidR="00401398">
        <w:rPr>
          <w:rFonts w:ascii="Times New Roman" w:hAnsi="Times New Roman" w:cs="Times New Roman"/>
        </w:rPr>
        <w:t>1</w:t>
      </w:r>
      <w:r>
        <w:rPr>
          <w:rFonts w:ascii="Times New Roman" w:hAnsi="Times New Roman" w:cs="Times New Roman"/>
        </w:rPr>
        <w:t>, SE</w:t>
      </w:r>
      <w:r w:rsidR="00A176E6">
        <w:rPr>
          <w:rFonts w:ascii="Times New Roman" w:hAnsi="Times New Roman" w:cs="Times New Roman"/>
        </w:rPr>
        <w:t>=</w:t>
      </w:r>
      <w:r>
        <w:rPr>
          <w:rFonts w:ascii="Times New Roman" w:hAnsi="Times New Roman" w:cs="Times New Roman"/>
        </w:rPr>
        <w:t>0.003, p</w:t>
      </w:r>
      <w:r w:rsidR="00A176E6">
        <w:rPr>
          <w:rFonts w:ascii="Times New Roman" w:hAnsi="Times New Roman" w:cs="Times New Roman"/>
        </w:rPr>
        <w:t>=</w:t>
      </w:r>
      <w:r w:rsidRPr="006D24C0">
        <w:rPr>
          <w:rFonts w:ascii="Times New Roman" w:hAnsi="Times New Roman" w:cs="Times New Roman"/>
        </w:rPr>
        <w:t>0.006</w:t>
      </w:r>
      <w:r>
        <w:rPr>
          <w:rFonts w:ascii="Times New Roman" w:hAnsi="Times New Roman" w:cs="Times New Roman"/>
        </w:rPr>
        <w:t>),</w:t>
      </w:r>
      <w:r w:rsidR="002518EA">
        <w:rPr>
          <w:rFonts w:ascii="Times New Roman" w:hAnsi="Times New Roman" w:cs="Times New Roman"/>
        </w:rPr>
        <w:t xml:space="preserve"> demonstrating a decrease in C-p</w:t>
      </w:r>
      <w:r>
        <w:rPr>
          <w:rFonts w:ascii="Times New Roman" w:hAnsi="Times New Roman" w:cs="Times New Roman"/>
        </w:rPr>
        <w:t>eptide levels in heathy participants who received insulin spray, and no change in healthy participants who received placebo</w:t>
      </w:r>
      <w:r w:rsidR="002518EA">
        <w:rPr>
          <w:rFonts w:ascii="Times New Roman" w:hAnsi="Times New Roman" w:cs="Times New Roman"/>
        </w:rPr>
        <w:t xml:space="preserve"> (Figure 6)</w:t>
      </w:r>
      <w:r>
        <w:rPr>
          <w:rFonts w:ascii="Times New Roman" w:hAnsi="Times New Roman" w:cs="Times New Roman"/>
        </w:rPr>
        <w:t xml:space="preserve">. </w:t>
      </w:r>
    </w:p>
    <w:p w14:paraId="3B3FDE80" w14:textId="7D160724" w:rsidR="00202F1C" w:rsidRDefault="00776CDB" w:rsidP="00202F1C">
      <w:pPr>
        <w:spacing w:before="120" w:after="120" w:line="360" w:lineRule="auto"/>
        <w:contextualSpacing/>
        <w:rPr>
          <w:rFonts w:ascii="Times New Roman" w:hAnsi="Times New Roman" w:cs="Times New Roman"/>
        </w:rPr>
      </w:pPr>
      <w:r>
        <w:rPr>
          <w:rFonts w:ascii="Times New Roman" w:hAnsi="Times New Roman" w:cs="Times New Roman"/>
        </w:rPr>
        <w:t>T</w:t>
      </w:r>
      <w:r w:rsidR="00202F1C">
        <w:rPr>
          <w:rFonts w:ascii="Times New Roman" w:hAnsi="Times New Roman" w:cs="Times New Roman"/>
        </w:rPr>
        <w:t>he time-condition-sex interaction was significant (B</w:t>
      </w:r>
      <w:r w:rsidR="00A176E6">
        <w:rPr>
          <w:rFonts w:ascii="Times New Roman" w:hAnsi="Times New Roman" w:cs="Times New Roman"/>
        </w:rPr>
        <w:t>=</w:t>
      </w:r>
      <w:r w:rsidR="00202F1C">
        <w:rPr>
          <w:rFonts w:ascii="Times New Roman" w:hAnsi="Times New Roman" w:cs="Times New Roman"/>
        </w:rPr>
        <w:t>-0.0</w:t>
      </w:r>
      <w:r w:rsidR="00401398">
        <w:rPr>
          <w:rFonts w:ascii="Times New Roman" w:hAnsi="Times New Roman" w:cs="Times New Roman"/>
        </w:rPr>
        <w:t>4</w:t>
      </w:r>
      <w:r w:rsidR="00202F1C">
        <w:rPr>
          <w:rFonts w:ascii="Times New Roman" w:hAnsi="Times New Roman" w:cs="Times New Roman"/>
        </w:rPr>
        <w:t>, SE</w:t>
      </w:r>
      <w:r w:rsidR="00A176E6">
        <w:rPr>
          <w:rFonts w:ascii="Times New Roman" w:hAnsi="Times New Roman" w:cs="Times New Roman"/>
        </w:rPr>
        <w:t>=</w:t>
      </w:r>
      <w:r w:rsidR="00202F1C" w:rsidRPr="008759F9">
        <w:rPr>
          <w:rFonts w:ascii="Times New Roman" w:hAnsi="Times New Roman" w:cs="Times New Roman"/>
        </w:rPr>
        <w:t>0.0</w:t>
      </w:r>
      <w:r w:rsidR="00202F1C">
        <w:rPr>
          <w:rFonts w:ascii="Times New Roman" w:hAnsi="Times New Roman" w:cs="Times New Roman"/>
        </w:rPr>
        <w:t>1, p &lt;</w:t>
      </w:r>
      <w:r w:rsidR="00202F1C" w:rsidRPr="008759F9">
        <w:rPr>
          <w:rFonts w:ascii="Times New Roman" w:hAnsi="Times New Roman" w:cs="Times New Roman"/>
        </w:rPr>
        <w:t xml:space="preserve"> 0.00</w:t>
      </w:r>
      <w:r w:rsidR="00202F1C">
        <w:rPr>
          <w:rFonts w:ascii="Times New Roman" w:hAnsi="Times New Roman" w:cs="Times New Roman"/>
        </w:rPr>
        <w:t>1). There was a significant time-condition interaction in female participants (B</w:t>
      </w:r>
      <w:r w:rsidR="00A176E6">
        <w:rPr>
          <w:rFonts w:ascii="Times New Roman" w:hAnsi="Times New Roman" w:cs="Times New Roman"/>
        </w:rPr>
        <w:t>=</w:t>
      </w:r>
      <w:r w:rsidR="00202F1C">
        <w:rPr>
          <w:rFonts w:ascii="Times New Roman" w:hAnsi="Times New Roman" w:cs="Times New Roman"/>
        </w:rPr>
        <w:t>-0.01, SE</w:t>
      </w:r>
      <w:r w:rsidR="00A176E6">
        <w:rPr>
          <w:rFonts w:ascii="Times New Roman" w:hAnsi="Times New Roman" w:cs="Times New Roman"/>
        </w:rPr>
        <w:t>=</w:t>
      </w:r>
      <w:r w:rsidR="00202F1C" w:rsidRPr="008759F9">
        <w:rPr>
          <w:rFonts w:ascii="Times New Roman" w:hAnsi="Times New Roman" w:cs="Times New Roman"/>
        </w:rPr>
        <w:t>0.00</w:t>
      </w:r>
      <w:r w:rsidR="00202F1C">
        <w:rPr>
          <w:rFonts w:ascii="Times New Roman" w:hAnsi="Times New Roman" w:cs="Times New Roman"/>
        </w:rPr>
        <w:t>3, p &lt;</w:t>
      </w:r>
      <w:r w:rsidR="00202F1C" w:rsidRPr="008759F9">
        <w:rPr>
          <w:rFonts w:ascii="Times New Roman" w:hAnsi="Times New Roman" w:cs="Times New Roman"/>
        </w:rPr>
        <w:t xml:space="preserve"> 0.00</w:t>
      </w:r>
      <w:r w:rsidR="00202F1C">
        <w:rPr>
          <w:rFonts w:ascii="Times New Roman" w:hAnsi="Times New Roman" w:cs="Times New Roman"/>
        </w:rPr>
        <w:t>1) but not in male</w:t>
      </w:r>
      <w:r w:rsidR="00202F1C" w:rsidRPr="00514E6A">
        <w:rPr>
          <w:rFonts w:ascii="Times New Roman" w:hAnsi="Times New Roman" w:cs="Times New Roman"/>
        </w:rPr>
        <w:t xml:space="preserve"> </w:t>
      </w:r>
      <w:r w:rsidR="00202F1C">
        <w:rPr>
          <w:rFonts w:ascii="Times New Roman" w:hAnsi="Times New Roman" w:cs="Times New Roman"/>
        </w:rPr>
        <w:lastRenderedPageBreak/>
        <w:t>participants</w:t>
      </w:r>
      <w:r w:rsidR="00202F1C" w:rsidRPr="00864C7C">
        <w:rPr>
          <w:rFonts w:ascii="Times New Roman" w:hAnsi="Times New Roman" w:cs="Times New Roman"/>
        </w:rPr>
        <w:t xml:space="preserve"> </w:t>
      </w:r>
      <w:r w:rsidR="00202F1C">
        <w:rPr>
          <w:rFonts w:ascii="Times New Roman" w:hAnsi="Times New Roman" w:cs="Times New Roman"/>
        </w:rPr>
        <w:t>(</w:t>
      </w:r>
      <w:r w:rsidR="00401398">
        <w:rPr>
          <w:rFonts w:ascii="Times New Roman" w:hAnsi="Times New Roman" w:cs="Times New Roman"/>
        </w:rPr>
        <w:t>B</w:t>
      </w:r>
      <w:r w:rsidR="00A176E6">
        <w:rPr>
          <w:rFonts w:ascii="Times New Roman" w:hAnsi="Times New Roman" w:cs="Times New Roman"/>
        </w:rPr>
        <w:t>=</w:t>
      </w:r>
      <w:r w:rsidR="00202F1C" w:rsidRPr="008759F9">
        <w:rPr>
          <w:rFonts w:ascii="Times New Roman" w:hAnsi="Times New Roman" w:cs="Times New Roman"/>
        </w:rPr>
        <w:t>0.00</w:t>
      </w:r>
      <w:r w:rsidR="00401398">
        <w:rPr>
          <w:rFonts w:ascii="Times New Roman" w:hAnsi="Times New Roman" w:cs="Times New Roman"/>
        </w:rPr>
        <w:t>1, SE</w:t>
      </w:r>
      <w:r w:rsidR="00A176E6">
        <w:rPr>
          <w:rFonts w:ascii="Times New Roman" w:hAnsi="Times New Roman" w:cs="Times New Roman"/>
        </w:rPr>
        <w:t>=</w:t>
      </w:r>
      <w:r w:rsidR="00202F1C" w:rsidRPr="008759F9">
        <w:rPr>
          <w:rFonts w:ascii="Times New Roman" w:hAnsi="Times New Roman" w:cs="Times New Roman"/>
        </w:rPr>
        <w:t>0.004</w:t>
      </w:r>
      <w:r w:rsidR="00401398">
        <w:rPr>
          <w:rFonts w:ascii="Times New Roman" w:hAnsi="Times New Roman" w:cs="Times New Roman"/>
        </w:rPr>
        <w:t>, p</w:t>
      </w:r>
      <w:r w:rsidR="00A176E6">
        <w:rPr>
          <w:rFonts w:ascii="Times New Roman" w:hAnsi="Times New Roman" w:cs="Times New Roman"/>
        </w:rPr>
        <w:t>=</w:t>
      </w:r>
      <w:r w:rsidR="00202F1C" w:rsidRPr="008759F9">
        <w:rPr>
          <w:rFonts w:ascii="Times New Roman" w:hAnsi="Times New Roman" w:cs="Times New Roman"/>
        </w:rPr>
        <w:t>0.826</w:t>
      </w:r>
      <w:r w:rsidR="00202F1C">
        <w:rPr>
          <w:rFonts w:ascii="Times New Roman" w:hAnsi="Times New Roman" w:cs="Times New Roman"/>
        </w:rPr>
        <w:t xml:space="preserve">), indicating </w:t>
      </w:r>
      <w:r w:rsidR="00B77165">
        <w:rPr>
          <w:rFonts w:ascii="Times New Roman" w:hAnsi="Times New Roman" w:cs="Times New Roman"/>
        </w:rPr>
        <w:t>that the decrease found in C-peptide levels after insulin administration, was</w:t>
      </w:r>
      <w:r>
        <w:rPr>
          <w:rFonts w:ascii="Times New Roman" w:hAnsi="Times New Roman" w:cs="Times New Roman"/>
        </w:rPr>
        <w:t xml:space="preserve"> present only in</w:t>
      </w:r>
      <w:r w:rsidR="002518EA">
        <w:rPr>
          <w:rFonts w:ascii="Times New Roman" w:hAnsi="Times New Roman" w:cs="Times New Roman"/>
        </w:rPr>
        <w:t xml:space="preserve"> </w:t>
      </w:r>
      <w:r w:rsidR="00B77165">
        <w:rPr>
          <w:rFonts w:ascii="Times New Roman" w:hAnsi="Times New Roman" w:cs="Times New Roman"/>
        </w:rPr>
        <w:t>females</w:t>
      </w:r>
      <w:r w:rsidR="00202F1C" w:rsidRPr="004E7E3D">
        <w:rPr>
          <w:rFonts w:ascii="Times New Roman" w:hAnsi="Times New Roman" w:cs="Times New Roman"/>
        </w:rPr>
        <w:t>.</w:t>
      </w:r>
      <w:r w:rsidR="00202F1C">
        <w:rPr>
          <w:rFonts w:ascii="Times New Roman" w:hAnsi="Times New Roman" w:cs="Times New Roman"/>
        </w:rPr>
        <w:t xml:space="preserve"> </w:t>
      </w:r>
    </w:p>
    <w:p w14:paraId="052EAED3" w14:textId="5B0BA74A" w:rsidR="00202F1C" w:rsidRDefault="00202F1C" w:rsidP="00B77165">
      <w:pPr>
        <w:spacing w:before="120" w:after="120" w:line="360" w:lineRule="auto"/>
        <w:contextualSpacing/>
        <w:rPr>
          <w:rFonts w:ascii="Times New Roman" w:hAnsi="Times New Roman" w:cs="Times New Roman"/>
        </w:rPr>
      </w:pPr>
      <w:r>
        <w:rPr>
          <w:rFonts w:ascii="Times New Roman" w:hAnsi="Times New Roman" w:cs="Times New Roman"/>
          <w:i/>
          <w:iCs/>
        </w:rPr>
        <w:t xml:space="preserve">Effects of </w:t>
      </w:r>
      <w:r w:rsidRPr="005B7C21">
        <w:rPr>
          <w:rFonts w:ascii="Times New Roman" w:hAnsi="Times New Roman" w:cs="Times New Roman"/>
          <w:i/>
          <w:iCs/>
        </w:rPr>
        <w:t>conditioning with insulin (Day 2)</w:t>
      </w:r>
      <w:r>
        <w:rPr>
          <w:rFonts w:ascii="Times New Roman" w:hAnsi="Times New Roman" w:cs="Times New Roman"/>
        </w:rPr>
        <w:t>.</w:t>
      </w:r>
      <w:r w:rsidRPr="00E951EB">
        <w:rPr>
          <w:rFonts w:ascii="Times New Roman" w:hAnsi="Times New Roman" w:cs="Times New Roman"/>
        </w:rPr>
        <w:t xml:space="preserve"> </w:t>
      </w:r>
      <w:r>
        <w:rPr>
          <w:rFonts w:ascii="Times New Roman" w:hAnsi="Times New Roman" w:cs="Times New Roman"/>
        </w:rPr>
        <w:t>There was no effect of condition (</w:t>
      </w:r>
      <w:r w:rsidR="00401398">
        <w:rPr>
          <w:rFonts w:ascii="Times New Roman" w:hAnsi="Times New Roman" w:cs="Times New Roman"/>
        </w:rPr>
        <w:t>B</w:t>
      </w:r>
      <w:r w:rsidR="00A176E6">
        <w:rPr>
          <w:rFonts w:ascii="Times New Roman" w:hAnsi="Times New Roman" w:cs="Times New Roman"/>
        </w:rPr>
        <w:t>=</w:t>
      </w:r>
      <w:r w:rsidRPr="005D1785">
        <w:rPr>
          <w:rFonts w:ascii="Times New Roman" w:hAnsi="Times New Roman" w:cs="Times New Roman"/>
        </w:rPr>
        <w:t>0.05</w:t>
      </w:r>
      <w:r w:rsidR="00401398">
        <w:rPr>
          <w:rFonts w:ascii="Times New Roman" w:hAnsi="Times New Roman" w:cs="Times New Roman"/>
        </w:rPr>
        <w:t>, SE</w:t>
      </w:r>
      <w:r w:rsidR="00A176E6">
        <w:rPr>
          <w:rFonts w:ascii="Times New Roman" w:hAnsi="Times New Roman" w:cs="Times New Roman"/>
        </w:rPr>
        <w:t>=</w:t>
      </w:r>
      <w:r w:rsidRPr="005D1785">
        <w:rPr>
          <w:rFonts w:ascii="Times New Roman" w:hAnsi="Times New Roman" w:cs="Times New Roman"/>
        </w:rPr>
        <w:t>0.0</w:t>
      </w:r>
      <w:r w:rsidR="00401398">
        <w:rPr>
          <w:rFonts w:ascii="Times New Roman" w:hAnsi="Times New Roman" w:cs="Times New Roman"/>
        </w:rPr>
        <w:t>5, p</w:t>
      </w:r>
      <w:r w:rsidR="00A176E6">
        <w:rPr>
          <w:rFonts w:ascii="Times New Roman" w:hAnsi="Times New Roman" w:cs="Times New Roman"/>
        </w:rPr>
        <w:t>=</w:t>
      </w:r>
      <w:r w:rsidRPr="005D1785">
        <w:rPr>
          <w:rFonts w:ascii="Times New Roman" w:hAnsi="Times New Roman" w:cs="Times New Roman"/>
        </w:rPr>
        <w:t>0.265</w:t>
      </w:r>
      <w:r>
        <w:rPr>
          <w:rFonts w:ascii="Times New Roman" w:hAnsi="Times New Roman" w:cs="Times New Roman"/>
        </w:rPr>
        <w:t>), group (</w:t>
      </w:r>
      <w:r w:rsidR="00401398">
        <w:rPr>
          <w:rFonts w:ascii="Times New Roman" w:hAnsi="Times New Roman" w:cs="Times New Roman"/>
        </w:rPr>
        <w:t>B</w:t>
      </w:r>
      <w:r w:rsidR="00A176E6">
        <w:rPr>
          <w:rFonts w:ascii="Times New Roman" w:hAnsi="Times New Roman" w:cs="Times New Roman"/>
        </w:rPr>
        <w:t>=</w:t>
      </w:r>
      <w:r w:rsidRPr="005D1785">
        <w:rPr>
          <w:rFonts w:ascii="Times New Roman" w:hAnsi="Times New Roman" w:cs="Times New Roman"/>
        </w:rPr>
        <w:t>0.05</w:t>
      </w:r>
      <w:r w:rsidR="00401398">
        <w:rPr>
          <w:rFonts w:ascii="Times New Roman" w:hAnsi="Times New Roman" w:cs="Times New Roman"/>
        </w:rPr>
        <w:t>, SE</w:t>
      </w:r>
      <w:r w:rsidR="00A176E6">
        <w:rPr>
          <w:rFonts w:ascii="Times New Roman" w:hAnsi="Times New Roman" w:cs="Times New Roman"/>
        </w:rPr>
        <w:t>=</w:t>
      </w:r>
      <w:r w:rsidRPr="005D1785">
        <w:rPr>
          <w:rFonts w:ascii="Times New Roman" w:hAnsi="Times New Roman" w:cs="Times New Roman"/>
        </w:rPr>
        <w:t>0.0</w:t>
      </w:r>
      <w:r w:rsidR="00401398">
        <w:rPr>
          <w:rFonts w:ascii="Times New Roman" w:hAnsi="Times New Roman" w:cs="Times New Roman"/>
        </w:rPr>
        <w:t>5, p</w:t>
      </w:r>
      <w:r w:rsidR="00A176E6">
        <w:rPr>
          <w:rFonts w:ascii="Times New Roman" w:hAnsi="Times New Roman" w:cs="Times New Roman"/>
        </w:rPr>
        <w:t>=</w:t>
      </w:r>
      <w:r w:rsidRPr="005D1785">
        <w:rPr>
          <w:rFonts w:ascii="Times New Roman" w:hAnsi="Times New Roman" w:cs="Times New Roman"/>
        </w:rPr>
        <w:t>0.2</w:t>
      </w:r>
      <w:r w:rsidR="00401398">
        <w:rPr>
          <w:rFonts w:ascii="Times New Roman" w:hAnsi="Times New Roman" w:cs="Times New Roman"/>
        </w:rPr>
        <w:t>5</w:t>
      </w:r>
      <w:r w:rsidRPr="005D1785">
        <w:rPr>
          <w:rFonts w:ascii="Times New Roman" w:hAnsi="Times New Roman" w:cs="Times New Roman"/>
        </w:rPr>
        <w:t>7</w:t>
      </w:r>
      <w:r>
        <w:rPr>
          <w:rFonts w:ascii="Times New Roman" w:hAnsi="Times New Roman" w:cs="Times New Roman"/>
        </w:rPr>
        <w:t>) or time (</w:t>
      </w:r>
      <w:r w:rsidR="00401398">
        <w:rPr>
          <w:rFonts w:ascii="Times New Roman" w:hAnsi="Times New Roman" w:cs="Times New Roman"/>
        </w:rPr>
        <w:t>B</w:t>
      </w:r>
      <w:r w:rsidR="00A176E6">
        <w:rPr>
          <w:rFonts w:ascii="Times New Roman" w:hAnsi="Times New Roman" w:cs="Times New Roman"/>
        </w:rPr>
        <w:t>=</w:t>
      </w:r>
      <w:r w:rsidRPr="005D1785">
        <w:rPr>
          <w:rFonts w:ascii="Times New Roman" w:hAnsi="Times New Roman" w:cs="Times New Roman"/>
        </w:rPr>
        <w:t>0.00</w:t>
      </w:r>
      <w:r w:rsidR="00401398">
        <w:rPr>
          <w:rFonts w:ascii="Times New Roman" w:hAnsi="Times New Roman" w:cs="Times New Roman"/>
        </w:rPr>
        <w:t>1, SE</w:t>
      </w:r>
      <w:r w:rsidR="00A176E6">
        <w:rPr>
          <w:rFonts w:ascii="Times New Roman" w:hAnsi="Times New Roman" w:cs="Times New Roman"/>
        </w:rPr>
        <w:t>=</w:t>
      </w:r>
      <w:r w:rsidRPr="005D1785">
        <w:rPr>
          <w:rFonts w:ascii="Times New Roman" w:hAnsi="Times New Roman" w:cs="Times New Roman"/>
        </w:rPr>
        <w:t>0.002</w:t>
      </w:r>
      <w:r w:rsidR="00401398">
        <w:rPr>
          <w:rFonts w:ascii="Times New Roman" w:hAnsi="Times New Roman" w:cs="Times New Roman"/>
        </w:rPr>
        <w:t>, p</w:t>
      </w:r>
      <w:r w:rsidR="00A176E6">
        <w:rPr>
          <w:rFonts w:ascii="Times New Roman" w:hAnsi="Times New Roman" w:cs="Times New Roman"/>
        </w:rPr>
        <w:t>=</w:t>
      </w:r>
      <w:r w:rsidRPr="005D1785">
        <w:rPr>
          <w:rFonts w:ascii="Times New Roman" w:hAnsi="Times New Roman" w:cs="Times New Roman"/>
        </w:rPr>
        <w:t>0.833</w:t>
      </w:r>
      <w:r>
        <w:rPr>
          <w:rFonts w:ascii="Times New Roman" w:hAnsi="Times New Roman" w:cs="Times New Roman"/>
        </w:rPr>
        <w:t xml:space="preserve">) on the </w:t>
      </w:r>
      <w:r w:rsidR="002518EA">
        <w:rPr>
          <w:rFonts w:ascii="Times New Roman" w:hAnsi="Times New Roman" w:cs="Times New Roman"/>
        </w:rPr>
        <w:t>C</w:t>
      </w:r>
      <w:r>
        <w:rPr>
          <w:rFonts w:ascii="Times New Roman" w:hAnsi="Times New Roman" w:cs="Times New Roman"/>
        </w:rPr>
        <w:t xml:space="preserve">-peptide levels on day 2.  </w:t>
      </w:r>
      <w:r w:rsidRPr="00D30142">
        <w:rPr>
          <w:rFonts w:ascii="Times New Roman" w:hAnsi="Times New Roman" w:cs="Times New Roman"/>
          <w:b/>
        </w:rPr>
        <w:t>(</w:t>
      </w:r>
      <w:r w:rsidRPr="00D30142">
        <w:rPr>
          <w:rFonts w:ascii="Times New Roman" w:hAnsi="Times New Roman" w:cs="Times New Roman"/>
          <w:b/>
          <w:bCs/>
        </w:rPr>
        <w:t>Figure 6</w:t>
      </w:r>
      <w:r w:rsidRPr="00D30142">
        <w:rPr>
          <w:rFonts w:ascii="Times New Roman" w:hAnsi="Times New Roman" w:cs="Times New Roman"/>
          <w:b/>
        </w:rPr>
        <w:t>,</w:t>
      </w:r>
      <w:r>
        <w:rPr>
          <w:rFonts w:ascii="Times New Roman" w:hAnsi="Times New Roman" w:cs="Times New Roman"/>
        </w:rPr>
        <w:t xml:space="preserve"> bottom panels). </w:t>
      </w:r>
      <w:r w:rsidR="00B77165">
        <w:rPr>
          <w:rFonts w:ascii="Times New Roman" w:hAnsi="Times New Roman" w:cs="Times New Roman"/>
        </w:rPr>
        <w:t xml:space="preserve"> </w:t>
      </w:r>
      <w:r>
        <w:rPr>
          <w:rFonts w:ascii="Times New Roman" w:hAnsi="Times New Roman" w:cs="Times New Roman"/>
        </w:rPr>
        <w:t>There was n</w:t>
      </w:r>
      <w:r w:rsidR="00E65B66">
        <w:rPr>
          <w:rFonts w:ascii="Times New Roman" w:hAnsi="Times New Roman" w:cs="Times New Roman"/>
        </w:rPr>
        <w:t>o effect of sex on conditioned C</w:t>
      </w:r>
      <w:r>
        <w:rPr>
          <w:rFonts w:ascii="Times New Roman" w:hAnsi="Times New Roman" w:cs="Times New Roman"/>
        </w:rPr>
        <w:t>-peptide levels (</w:t>
      </w:r>
      <w:r w:rsidR="00401398">
        <w:rPr>
          <w:rFonts w:ascii="Times New Roman" w:hAnsi="Times New Roman" w:cs="Times New Roman"/>
        </w:rPr>
        <w:t>B</w:t>
      </w:r>
      <w:r w:rsidR="00A176E6">
        <w:rPr>
          <w:rFonts w:ascii="Times New Roman" w:hAnsi="Times New Roman" w:cs="Times New Roman"/>
        </w:rPr>
        <w:t>=</w:t>
      </w:r>
      <w:r w:rsidRPr="00261864">
        <w:rPr>
          <w:rFonts w:ascii="Times New Roman" w:hAnsi="Times New Roman" w:cs="Times New Roman"/>
        </w:rPr>
        <w:t>-0.00</w:t>
      </w:r>
      <w:r w:rsidR="00401398">
        <w:rPr>
          <w:rFonts w:ascii="Times New Roman" w:hAnsi="Times New Roman" w:cs="Times New Roman"/>
        </w:rPr>
        <w:t>2, SE</w:t>
      </w:r>
      <w:r w:rsidR="00A176E6">
        <w:rPr>
          <w:rFonts w:ascii="Times New Roman" w:hAnsi="Times New Roman" w:cs="Times New Roman"/>
        </w:rPr>
        <w:t>=</w:t>
      </w:r>
      <w:r w:rsidRPr="00261864">
        <w:rPr>
          <w:rFonts w:ascii="Times New Roman" w:hAnsi="Times New Roman" w:cs="Times New Roman"/>
        </w:rPr>
        <w:t>0.09</w:t>
      </w:r>
      <w:r w:rsidR="00401398">
        <w:rPr>
          <w:rFonts w:ascii="Times New Roman" w:hAnsi="Times New Roman" w:cs="Times New Roman"/>
        </w:rPr>
        <w:t>, p</w:t>
      </w:r>
      <w:r w:rsidR="00A176E6">
        <w:rPr>
          <w:rFonts w:ascii="Times New Roman" w:hAnsi="Times New Roman" w:cs="Times New Roman"/>
        </w:rPr>
        <w:t>=</w:t>
      </w:r>
      <w:r w:rsidRPr="00261864">
        <w:rPr>
          <w:rFonts w:ascii="Times New Roman" w:hAnsi="Times New Roman" w:cs="Times New Roman"/>
        </w:rPr>
        <w:t>0.982</w:t>
      </w:r>
      <w:r>
        <w:rPr>
          <w:rFonts w:ascii="Times New Roman" w:hAnsi="Times New Roman" w:cs="Times New Roman"/>
        </w:rPr>
        <w:t>)</w:t>
      </w:r>
      <w:r w:rsidR="00B77165">
        <w:rPr>
          <w:rFonts w:ascii="Times New Roman" w:hAnsi="Times New Roman" w:cs="Times New Roman"/>
        </w:rPr>
        <w:t>, the interactions of other variables with sex were not significant</w:t>
      </w:r>
      <w:r w:rsidR="00863531">
        <w:rPr>
          <w:rFonts w:ascii="Times New Roman" w:hAnsi="Times New Roman" w:cs="Times New Roman"/>
        </w:rPr>
        <w:t xml:space="preserve"> (all p’s &gt; .315)</w:t>
      </w:r>
      <w:r>
        <w:rPr>
          <w:rFonts w:ascii="Times New Roman" w:hAnsi="Times New Roman" w:cs="Times New Roman"/>
        </w:rPr>
        <w:t>.</w:t>
      </w:r>
    </w:p>
    <w:p w14:paraId="6AF5861A" w14:textId="77777777" w:rsidR="00202F1C" w:rsidRDefault="00202F1C" w:rsidP="00202F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rPr>
      </w:pPr>
    </w:p>
    <w:p w14:paraId="68268F26" w14:textId="454AA96B" w:rsidR="00202F1C" w:rsidRDefault="00202F1C" w:rsidP="00202F1C">
      <w:pPr>
        <w:spacing w:before="120" w:after="120" w:line="360" w:lineRule="auto"/>
        <w:contextualSpacing/>
        <w:rPr>
          <w:rFonts w:ascii="Times New Roman" w:hAnsi="Times New Roman" w:cs="Times New Roman"/>
        </w:rPr>
      </w:pPr>
      <w:r w:rsidRPr="006C18C2">
        <w:rPr>
          <w:rFonts w:ascii="Times New Roman" w:hAnsi="Times New Roman" w:cs="Times New Roman"/>
          <w:b/>
          <w:bCs/>
        </w:rPr>
        <w:t xml:space="preserve">Figure </w:t>
      </w:r>
      <w:r>
        <w:rPr>
          <w:rFonts w:ascii="Times New Roman" w:hAnsi="Times New Roman" w:cs="Times New Roman"/>
          <w:b/>
          <w:bCs/>
        </w:rPr>
        <w:t>6</w:t>
      </w:r>
      <w:r w:rsidRPr="006C18C2">
        <w:rPr>
          <w:rFonts w:ascii="Times New Roman" w:hAnsi="Times New Roman" w:cs="Times New Roman"/>
          <w:b/>
          <w:bCs/>
        </w:rPr>
        <w:t>.</w:t>
      </w:r>
      <w:r>
        <w:rPr>
          <w:rFonts w:ascii="Times New Roman" w:hAnsi="Times New Roman" w:cs="Times New Roman"/>
        </w:rPr>
        <w:t xml:space="preserve"> The mean changes of </w:t>
      </w:r>
      <w:r w:rsidR="00E65B66">
        <w:rPr>
          <w:rFonts w:ascii="Times New Roman" w:hAnsi="Times New Roman" w:cs="Times New Roman"/>
        </w:rPr>
        <w:t>C</w:t>
      </w:r>
      <w:r>
        <w:rPr>
          <w:rFonts w:ascii="Times New Roman" w:hAnsi="Times New Roman" w:cs="Times New Roman"/>
        </w:rPr>
        <w:t>-peptide levels from baseline with standard errors.</w:t>
      </w:r>
    </w:p>
    <w:p w14:paraId="2A4EA0D0" w14:textId="77777777" w:rsidR="00202F1C" w:rsidRDefault="00202F1C" w:rsidP="00202F1C">
      <w:pPr>
        <w:spacing w:before="120" w:after="120" w:line="360" w:lineRule="auto"/>
        <w:contextualSpacing/>
        <w:rPr>
          <w:rFonts w:ascii="Times New Roman" w:hAnsi="Times New Roman" w:cs="Times New Roman"/>
        </w:rPr>
      </w:pPr>
      <w:r>
        <w:rPr>
          <w:rFonts w:ascii="Times New Roman" w:hAnsi="Times New Roman" w:cs="Times New Roman"/>
          <w:noProof/>
        </w:rPr>
        <w:drawing>
          <wp:inline distT="0" distB="0" distL="0" distR="0" wp14:anchorId="3F095520" wp14:editId="64136F76">
            <wp:extent cx="5934721" cy="39279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b="10831"/>
                    <a:stretch/>
                  </pic:blipFill>
                  <pic:spPr bwMode="auto">
                    <a:xfrm>
                      <a:off x="0" y="0"/>
                      <a:ext cx="5937250" cy="3929619"/>
                    </a:xfrm>
                    <a:prstGeom prst="rect">
                      <a:avLst/>
                    </a:prstGeom>
                    <a:noFill/>
                    <a:ln>
                      <a:noFill/>
                    </a:ln>
                    <a:extLst>
                      <a:ext uri="{53640926-AAD7-44D8-BBD7-CCE9431645EC}">
                        <a14:shadowObscured xmlns:a14="http://schemas.microsoft.com/office/drawing/2010/main"/>
                      </a:ext>
                    </a:extLst>
                  </pic:spPr>
                </pic:pic>
              </a:graphicData>
            </a:graphic>
          </wp:inline>
        </w:drawing>
      </w:r>
    </w:p>
    <w:p w14:paraId="257C16A5" w14:textId="77777777" w:rsidR="00202F1C" w:rsidRPr="00534623" w:rsidRDefault="00202F1C" w:rsidP="00202F1C">
      <w:pPr>
        <w:spacing w:before="120" w:after="120" w:line="360" w:lineRule="auto"/>
        <w:contextualSpacing/>
        <w:rPr>
          <w:rFonts w:ascii="Times New Roman" w:hAnsi="Times New Roman" w:cs="Times New Roman"/>
          <w:b/>
          <w:bCs/>
        </w:rPr>
      </w:pPr>
      <w:r w:rsidRPr="00534623">
        <w:rPr>
          <w:rFonts w:ascii="Times New Roman" w:hAnsi="Times New Roman" w:cs="Times New Roman"/>
          <w:b/>
          <w:bCs/>
        </w:rPr>
        <w:t>Hunger</w:t>
      </w:r>
    </w:p>
    <w:p w14:paraId="7A947948" w14:textId="5EE24CAA" w:rsidR="00202F1C" w:rsidRDefault="00202F1C" w:rsidP="00202F1C">
      <w:pPr>
        <w:spacing w:before="120" w:after="120" w:line="360" w:lineRule="auto"/>
        <w:contextualSpacing/>
        <w:rPr>
          <w:rFonts w:ascii="Times New Roman" w:hAnsi="Times New Roman" w:cs="Times New Roman"/>
        </w:rPr>
      </w:pPr>
      <w:r>
        <w:rPr>
          <w:rFonts w:ascii="Times New Roman" w:hAnsi="Times New Roman" w:cs="Times New Roman"/>
          <w:i/>
          <w:iCs/>
        </w:rPr>
        <w:t>Effects of insulin spray (</w:t>
      </w:r>
      <w:r w:rsidRPr="00B36545">
        <w:rPr>
          <w:rFonts w:ascii="Times New Roman" w:hAnsi="Times New Roman" w:cs="Times New Roman"/>
          <w:i/>
          <w:iCs/>
        </w:rPr>
        <w:t>Day 1</w:t>
      </w:r>
      <w:r>
        <w:rPr>
          <w:rFonts w:ascii="Times New Roman" w:hAnsi="Times New Roman" w:cs="Times New Roman"/>
          <w:i/>
          <w:iCs/>
        </w:rPr>
        <w:t>)</w:t>
      </w:r>
      <w:r w:rsidRPr="00482B9C">
        <w:rPr>
          <w:rFonts w:ascii="Times New Roman" w:hAnsi="Times New Roman" w:cs="Times New Roman"/>
          <w:i/>
          <w:iCs/>
        </w:rPr>
        <w:t>.</w:t>
      </w:r>
      <w:r w:rsidRPr="00E951EB">
        <w:rPr>
          <w:rFonts w:ascii="Times New Roman" w:hAnsi="Times New Roman" w:cs="Times New Roman"/>
        </w:rPr>
        <w:t xml:space="preserve"> </w:t>
      </w:r>
      <w:r>
        <w:rPr>
          <w:rFonts w:ascii="Times New Roman" w:hAnsi="Times New Roman" w:cs="Times New Roman"/>
        </w:rPr>
        <w:t>There was no effect of condition (insulin versus placebo spray) (</w:t>
      </w:r>
      <w:r w:rsidR="00401398">
        <w:rPr>
          <w:rFonts w:ascii="Times New Roman" w:hAnsi="Times New Roman" w:cs="Times New Roman"/>
        </w:rPr>
        <w:t>B</w:t>
      </w:r>
      <w:r w:rsidR="00A176E6">
        <w:rPr>
          <w:rFonts w:ascii="Times New Roman" w:hAnsi="Times New Roman" w:cs="Times New Roman"/>
        </w:rPr>
        <w:t>=</w:t>
      </w:r>
      <w:r w:rsidRPr="00401398">
        <w:rPr>
          <w:rFonts w:ascii="Times New Roman" w:hAnsi="Times New Roman" w:cs="Times New Roman"/>
        </w:rPr>
        <w:t>-</w:t>
      </w:r>
      <w:r w:rsidR="00401398">
        <w:rPr>
          <w:rFonts w:ascii="Times New Roman" w:hAnsi="Times New Roman" w:cs="Times New Roman"/>
        </w:rPr>
        <w:t>0</w:t>
      </w:r>
      <w:r w:rsidRPr="00401398">
        <w:rPr>
          <w:rFonts w:ascii="Times New Roman" w:hAnsi="Times New Roman" w:cs="Times New Roman"/>
        </w:rPr>
        <w:t>.46</w:t>
      </w:r>
      <w:r w:rsidR="00401398">
        <w:rPr>
          <w:rFonts w:ascii="Times New Roman" w:hAnsi="Times New Roman" w:cs="Times New Roman"/>
        </w:rPr>
        <w:t>, SE</w:t>
      </w:r>
      <w:r w:rsidR="00A176E6">
        <w:rPr>
          <w:rFonts w:ascii="Times New Roman" w:hAnsi="Times New Roman" w:cs="Times New Roman"/>
        </w:rPr>
        <w:t>=</w:t>
      </w:r>
      <w:r w:rsidRPr="00401398">
        <w:rPr>
          <w:rFonts w:ascii="Times New Roman" w:hAnsi="Times New Roman" w:cs="Times New Roman"/>
        </w:rPr>
        <w:t>0.6</w:t>
      </w:r>
      <w:r w:rsidR="00401398">
        <w:rPr>
          <w:rFonts w:ascii="Times New Roman" w:hAnsi="Times New Roman" w:cs="Times New Roman"/>
        </w:rPr>
        <w:t>9, p</w:t>
      </w:r>
      <w:r w:rsidR="00A176E6">
        <w:rPr>
          <w:rFonts w:ascii="Times New Roman" w:hAnsi="Times New Roman" w:cs="Times New Roman"/>
        </w:rPr>
        <w:t>=</w:t>
      </w:r>
      <w:r w:rsidRPr="00401398">
        <w:rPr>
          <w:rFonts w:ascii="Times New Roman" w:hAnsi="Times New Roman" w:cs="Times New Roman"/>
        </w:rPr>
        <w:t>0.50</w:t>
      </w:r>
      <w:r w:rsidR="00401398">
        <w:rPr>
          <w:rFonts w:ascii="Times New Roman" w:hAnsi="Times New Roman" w:cs="Times New Roman"/>
        </w:rPr>
        <w:t>4</w:t>
      </w:r>
      <w:r>
        <w:rPr>
          <w:rFonts w:ascii="Times New Roman" w:hAnsi="Times New Roman" w:cs="Times New Roman"/>
        </w:rPr>
        <w:t>) on hunger levels on day 1. There was a significant effect of time (</w:t>
      </w:r>
      <w:r w:rsidR="00401398">
        <w:rPr>
          <w:rFonts w:ascii="Times New Roman" w:hAnsi="Times New Roman" w:cs="Times New Roman"/>
        </w:rPr>
        <w:t>B</w:t>
      </w:r>
      <w:r w:rsidR="00A176E6">
        <w:rPr>
          <w:rFonts w:ascii="Times New Roman" w:hAnsi="Times New Roman" w:cs="Times New Roman"/>
        </w:rPr>
        <w:t>=</w:t>
      </w:r>
      <w:r w:rsidRPr="00962ACA">
        <w:rPr>
          <w:rFonts w:ascii="Times New Roman" w:hAnsi="Times New Roman" w:cs="Times New Roman"/>
        </w:rPr>
        <w:t>0.2</w:t>
      </w:r>
      <w:r w:rsidR="00401398">
        <w:rPr>
          <w:rFonts w:ascii="Times New Roman" w:hAnsi="Times New Roman" w:cs="Times New Roman"/>
        </w:rPr>
        <w:t>6, SE</w:t>
      </w:r>
      <w:r w:rsidR="00A176E6">
        <w:rPr>
          <w:rFonts w:ascii="Times New Roman" w:hAnsi="Times New Roman" w:cs="Times New Roman"/>
        </w:rPr>
        <w:t>=</w:t>
      </w:r>
      <w:r w:rsidRPr="00962ACA">
        <w:rPr>
          <w:rFonts w:ascii="Times New Roman" w:hAnsi="Times New Roman" w:cs="Times New Roman"/>
        </w:rPr>
        <w:t>0.06</w:t>
      </w:r>
      <w:r w:rsidR="00401398">
        <w:rPr>
          <w:rFonts w:ascii="Times New Roman" w:hAnsi="Times New Roman" w:cs="Times New Roman"/>
        </w:rPr>
        <w:t xml:space="preserve">, </w:t>
      </w:r>
      <w:r w:rsidR="002609E3">
        <w:rPr>
          <w:rFonts w:ascii="Times New Roman" w:hAnsi="Times New Roman" w:cs="Times New Roman"/>
        </w:rPr>
        <w:t>p&lt;</w:t>
      </w:r>
      <w:r w:rsidRPr="00962ACA">
        <w:rPr>
          <w:rFonts w:ascii="Times New Roman" w:hAnsi="Times New Roman" w:cs="Times New Roman"/>
        </w:rPr>
        <w:t xml:space="preserve"> 0.001</w:t>
      </w:r>
      <w:r>
        <w:rPr>
          <w:rFonts w:ascii="Times New Roman" w:hAnsi="Times New Roman" w:cs="Times New Roman"/>
        </w:rPr>
        <w:t>) and group-time interaction (</w:t>
      </w:r>
      <w:r w:rsidR="002609E3">
        <w:rPr>
          <w:rFonts w:ascii="Times New Roman" w:hAnsi="Times New Roman" w:cs="Times New Roman"/>
        </w:rPr>
        <w:t>B</w:t>
      </w:r>
      <w:r w:rsidR="00A176E6">
        <w:rPr>
          <w:rFonts w:ascii="Times New Roman" w:hAnsi="Times New Roman" w:cs="Times New Roman"/>
        </w:rPr>
        <w:t>=</w:t>
      </w:r>
      <w:r w:rsidRPr="00962ACA">
        <w:rPr>
          <w:rFonts w:ascii="Times New Roman" w:hAnsi="Times New Roman" w:cs="Times New Roman"/>
        </w:rPr>
        <w:t>-0.25</w:t>
      </w:r>
      <w:r w:rsidR="002609E3">
        <w:rPr>
          <w:rFonts w:ascii="Times New Roman" w:hAnsi="Times New Roman" w:cs="Times New Roman"/>
        </w:rPr>
        <w:t>, SE</w:t>
      </w:r>
      <w:r w:rsidR="00A176E6">
        <w:rPr>
          <w:rFonts w:ascii="Times New Roman" w:hAnsi="Times New Roman" w:cs="Times New Roman"/>
        </w:rPr>
        <w:t>=</w:t>
      </w:r>
      <w:r w:rsidRPr="00962ACA">
        <w:rPr>
          <w:rFonts w:ascii="Times New Roman" w:hAnsi="Times New Roman" w:cs="Times New Roman"/>
        </w:rPr>
        <w:t>0.09</w:t>
      </w:r>
      <w:r w:rsidR="002609E3">
        <w:rPr>
          <w:rFonts w:ascii="Times New Roman" w:hAnsi="Times New Roman" w:cs="Times New Roman"/>
        </w:rPr>
        <w:t>, p</w:t>
      </w:r>
      <w:r w:rsidR="00A176E6">
        <w:rPr>
          <w:rFonts w:ascii="Times New Roman" w:hAnsi="Times New Roman" w:cs="Times New Roman"/>
        </w:rPr>
        <w:t>=</w:t>
      </w:r>
      <w:r w:rsidR="002609E3">
        <w:rPr>
          <w:rFonts w:ascii="Times New Roman" w:hAnsi="Times New Roman" w:cs="Times New Roman"/>
        </w:rPr>
        <w:t>0</w:t>
      </w:r>
      <w:r w:rsidRPr="00962ACA">
        <w:rPr>
          <w:rFonts w:ascii="Times New Roman" w:hAnsi="Times New Roman" w:cs="Times New Roman"/>
        </w:rPr>
        <w:t>.00</w:t>
      </w:r>
      <w:r w:rsidR="002609E3">
        <w:rPr>
          <w:rFonts w:ascii="Times New Roman" w:hAnsi="Times New Roman" w:cs="Times New Roman"/>
        </w:rPr>
        <w:t>7</w:t>
      </w:r>
      <w:r>
        <w:rPr>
          <w:rFonts w:ascii="Times New Roman" w:hAnsi="Times New Roman" w:cs="Times New Roman"/>
        </w:rPr>
        <w:t>). Hunger increased with time in healthy participants (</w:t>
      </w:r>
      <w:r w:rsidR="002609E3">
        <w:rPr>
          <w:rFonts w:ascii="Times New Roman" w:hAnsi="Times New Roman" w:cs="Times New Roman"/>
        </w:rPr>
        <w:t>B</w:t>
      </w:r>
      <w:r w:rsidR="00A176E6">
        <w:rPr>
          <w:rFonts w:ascii="Times New Roman" w:hAnsi="Times New Roman" w:cs="Times New Roman"/>
        </w:rPr>
        <w:t>=</w:t>
      </w:r>
      <w:r w:rsidRPr="00822E78">
        <w:rPr>
          <w:rFonts w:ascii="Times New Roman" w:hAnsi="Times New Roman" w:cs="Times New Roman"/>
        </w:rPr>
        <w:t>0.26</w:t>
      </w:r>
      <w:r w:rsidR="002609E3">
        <w:rPr>
          <w:rFonts w:ascii="Times New Roman" w:hAnsi="Times New Roman" w:cs="Times New Roman"/>
        </w:rPr>
        <w:t>, SE</w:t>
      </w:r>
      <w:r w:rsidR="00A176E6">
        <w:rPr>
          <w:rFonts w:ascii="Times New Roman" w:hAnsi="Times New Roman" w:cs="Times New Roman"/>
        </w:rPr>
        <w:t>=</w:t>
      </w:r>
      <w:r w:rsidRPr="00822E78">
        <w:rPr>
          <w:rFonts w:ascii="Times New Roman" w:hAnsi="Times New Roman" w:cs="Times New Roman"/>
        </w:rPr>
        <w:t>0.07</w:t>
      </w:r>
      <w:r w:rsidR="002609E3">
        <w:rPr>
          <w:rFonts w:ascii="Times New Roman" w:hAnsi="Times New Roman" w:cs="Times New Roman"/>
        </w:rPr>
        <w:t xml:space="preserve">, p &lt; </w:t>
      </w:r>
      <w:r w:rsidRPr="00822E78">
        <w:rPr>
          <w:rFonts w:ascii="Times New Roman" w:hAnsi="Times New Roman" w:cs="Times New Roman"/>
        </w:rPr>
        <w:t>0.00</w:t>
      </w:r>
      <w:r w:rsidR="002609E3">
        <w:rPr>
          <w:rFonts w:ascii="Times New Roman" w:hAnsi="Times New Roman" w:cs="Times New Roman"/>
        </w:rPr>
        <w:t>1</w:t>
      </w:r>
      <w:r>
        <w:rPr>
          <w:rFonts w:ascii="Times New Roman" w:hAnsi="Times New Roman" w:cs="Times New Roman"/>
        </w:rPr>
        <w:t>) but stayed stable in patients (</w:t>
      </w:r>
      <w:r w:rsidR="002609E3">
        <w:rPr>
          <w:rFonts w:ascii="Times New Roman" w:hAnsi="Times New Roman" w:cs="Times New Roman"/>
        </w:rPr>
        <w:t>B</w:t>
      </w:r>
      <w:r w:rsidR="00A176E6">
        <w:rPr>
          <w:rFonts w:ascii="Times New Roman" w:hAnsi="Times New Roman" w:cs="Times New Roman"/>
        </w:rPr>
        <w:t>=</w:t>
      </w:r>
      <w:r w:rsidRPr="00822E78">
        <w:rPr>
          <w:rFonts w:ascii="Times New Roman" w:hAnsi="Times New Roman" w:cs="Times New Roman"/>
        </w:rPr>
        <w:t>0.0</w:t>
      </w:r>
      <w:r w:rsidR="002609E3">
        <w:rPr>
          <w:rFonts w:ascii="Times New Roman" w:hAnsi="Times New Roman" w:cs="Times New Roman"/>
        </w:rPr>
        <w:t>1, SE</w:t>
      </w:r>
      <w:r w:rsidR="00A176E6">
        <w:rPr>
          <w:rFonts w:ascii="Times New Roman" w:hAnsi="Times New Roman" w:cs="Times New Roman"/>
        </w:rPr>
        <w:t>=</w:t>
      </w:r>
      <w:r w:rsidRPr="00822E78">
        <w:rPr>
          <w:rFonts w:ascii="Times New Roman" w:hAnsi="Times New Roman" w:cs="Times New Roman"/>
        </w:rPr>
        <w:t>0.0</w:t>
      </w:r>
      <w:r w:rsidR="002609E3">
        <w:rPr>
          <w:rFonts w:ascii="Times New Roman" w:hAnsi="Times New Roman" w:cs="Times New Roman"/>
        </w:rPr>
        <w:t>6, p</w:t>
      </w:r>
      <w:r w:rsidR="00A176E6">
        <w:rPr>
          <w:rFonts w:ascii="Times New Roman" w:hAnsi="Times New Roman" w:cs="Times New Roman"/>
        </w:rPr>
        <w:t>=</w:t>
      </w:r>
      <w:r w:rsidRPr="00822E78">
        <w:rPr>
          <w:rFonts w:ascii="Times New Roman" w:hAnsi="Times New Roman" w:cs="Times New Roman"/>
        </w:rPr>
        <w:t>0.920</w:t>
      </w:r>
      <w:r>
        <w:rPr>
          <w:rFonts w:ascii="Times New Roman" w:hAnsi="Times New Roman" w:cs="Times New Roman"/>
        </w:rPr>
        <w:t>).</w:t>
      </w:r>
      <w:r w:rsidR="00863531">
        <w:rPr>
          <w:rFonts w:ascii="Times New Roman" w:hAnsi="Times New Roman" w:cs="Times New Roman"/>
        </w:rPr>
        <w:t xml:space="preserve"> </w:t>
      </w:r>
      <w:r>
        <w:rPr>
          <w:rFonts w:ascii="Times New Roman" w:hAnsi="Times New Roman" w:cs="Times New Roman"/>
        </w:rPr>
        <w:t>There was no effect of sex on hunger levels on day 1 (</w:t>
      </w:r>
      <w:r w:rsidR="002609E3">
        <w:rPr>
          <w:rFonts w:ascii="Times New Roman" w:hAnsi="Times New Roman" w:cs="Times New Roman"/>
        </w:rPr>
        <w:t>B</w:t>
      </w:r>
      <w:r w:rsidR="00A176E6">
        <w:rPr>
          <w:rFonts w:ascii="Times New Roman" w:hAnsi="Times New Roman" w:cs="Times New Roman"/>
        </w:rPr>
        <w:t>=</w:t>
      </w:r>
      <w:r w:rsidRPr="001D56D3">
        <w:rPr>
          <w:rFonts w:ascii="Times New Roman" w:hAnsi="Times New Roman" w:cs="Times New Roman"/>
        </w:rPr>
        <w:t>-0.4</w:t>
      </w:r>
      <w:r w:rsidR="002609E3">
        <w:rPr>
          <w:rFonts w:ascii="Times New Roman" w:hAnsi="Times New Roman" w:cs="Times New Roman"/>
        </w:rPr>
        <w:t>8, SE</w:t>
      </w:r>
      <w:r w:rsidR="00A176E6">
        <w:rPr>
          <w:rFonts w:ascii="Times New Roman" w:hAnsi="Times New Roman" w:cs="Times New Roman"/>
        </w:rPr>
        <w:t>=</w:t>
      </w:r>
      <w:r w:rsidRPr="001D56D3">
        <w:rPr>
          <w:rFonts w:ascii="Times New Roman" w:hAnsi="Times New Roman" w:cs="Times New Roman"/>
        </w:rPr>
        <w:t>0.97</w:t>
      </w:r>
      <w:r w:rsidR="002609E3">
        <w:rPr>
          <w:rFonts w:ascii="Times New Roman" w:hAnsi="Times New Roman" w:cs="Times New Roman"/>
        </w:rPr>
        <w:t>, p</w:t>
      </w:r>
      <w:r w:rsidR="00A176E6">
        <w:rPr>
          <w:rFonts w:ascii="Times New Roman" w:hAnsi="Times New Roman" w:cs="Times New Roman"/>
        </w:rPr>
        <w:t>=</w:t>
      </w:r>
      <w:r w:rsidRPr="001D56D3">
        <w:rPr>
          <w:rFonts w:ascii="Times New Roman" w:hAnsi="Times New Roman" w:cs="Times New Roman"/>
        </w:rPr>
        <w:t>0.626</w:t>
      </w:r>
      <w:r>
        <w:rPr>
          <w:rFonts w:ascii="Times New Roman" w:hAnsi="Times New Roman" w:cs="Times New Roman"/>
        </w:rPr>
        <w:t>)</w:t>
      </w:r>
      <w:r w:rsidR="00863531">
        <w:rPr>
          <w:rFonts w:ascii="Times New Roman" w:hAnsi="Times New Roman" w:cs="Times New Roman"/>
        </w:rPr>
        <w:t>, the interactions of other variables with sex were also not significant</w:t>
      </w:r>
      <w:r w:rsidR="00001A5F">
        <w:rPr>
          <w:rFonts w:ascii="Times New Roman" w:hAnsi="Times New Roman" w:cs="Times New Roman"/>
        </w:rPr>
        <w:t xml:space="preserve"> (all p’s &gt; 0.107)</w:t>
      </w:r>
      <w:r>
        <w:rPr>
          <w:rFonts w:ascii="Times New Roman" w:hAnsi="Times New Roman" w:cs="Times New Roman"/>
        </w:rPr>
        <w:t>.</w:t>
      </w:r>
    </w:p>
    <w:p w14:paraId="1C558D2C" w14:textId="032B19A7" w:rsidR="00202F1C" w:rsidRPr="00822E78" w:rsidRDefault="00202F1C" w:rsidP="00202F1C">
      <w:pPr>
        <w:spacing w:before="120" w:after="120" w:line="360" w:lineRule="auto"/>
        <w:contextualSpacing/>
        <w:rPr>
          <w:rFonts w:ascii="Times New Roman" w:hAnsi="Times New Roman" w:cs="Times New Roman"/>
        </w:rPr>
      </w:pPr>
      <w:r>
        <w:rPr>
          <w:rFonts w:ascii="Times New Roman" w:hAnsi="Times New Roman" w:cs="Times New Roman"/>
          <w:i/>
          <w:iCs/>
        </w:rPr>
        <w:t>Effects of conditioning with insulin (</w:t>
      </w:r>
      <w:r w:rsidRPr="00482B9C">
        <w:rPr>
          <w:rFonts w:ascii="Times New Roman" w:hAnsi="Times New Roman" w:cs="Times New Roman"/>
          <w:i/>
          <w:iCs/>
        </w:rPr>
        <w:t>Day 2</w:t>
      </w:r>
      <w:r>
        <w:rPr>
          <w:rFonts w:ascii="Times New Roman" w:hAnsi="Times New Roman" w:cs="Times New Roman"/>
          <w:i/>
          <w:iCs/>
        </w:rPr>
        <w:t>)</w:t>
      </w:r>
      <w:r>
        <w:rPr>
          <w:rFonts w:ascii="Times New Roman" w:hAnsi="Times New Roman" w:cs="Times New Roman"/>
        </w:rPr>
        <w:t>.</w:t>
      </w:r>
      <w:r w:rsidR="00776CDB">
        <w:rPr>
          <w:rFonts w:ascii="Times New Roman" w:hAnsi="Times New Roman" w:cs="Times New Roman"/>
        </w:rPr>
        <w:t>T</w:t>
      </w:r>
      <w:r>
        <w:rPr>
          <w:rFonts w:ascii="Times New Roman" w:hAnsi="Times New Roman" w:cs="Times New Roman"/>
        </w:rPr>
        <w:t>here was a significant effect of time-condition- group interaction (</w:t>
      </w:r>
      <w:r w:rsidR="002609E3">
        <w:rPr>
          <w:rFonts w:ascii="Times New Roman" w:hAnsi="Times New Roman" w:cs="Times New Roman"/>
        </w:rPr>
        <w:t>B</w:t>
      </w:r>
      <w:r w:rsidR="00A176E6">
        <w:rPr>
          <w:rFonts w:ascii="Times New Roman" w:hAnsi="Times New Roman" w:cs="Times New Roman"/>
        </w:rPr>
        <w:t>=</w:t>
      </w:r>
      <w:r w:rsidRPr="002C42F8">
        <w:rPr>
          <w:rFonts w:ascii="Times New Roman" w:hAnsi="Times New Roman" w:cs="Times New Roman"/>
        </w:rPr>
        <w:t>0.31</w:t>
      </w:r>
      <w:r w:rsidR="002609E3">
        <w:rPr>
          <w:rFonts w:ascii="Times New Roman" w:hAnsi="Times New Roman" w:cs="Times New Roman"/>
        </w:rPr>
        <w:t>, SE</w:t>
      </w:r>
      <w:r w:rsidR="00A176E6">
        <w:rPr>
          <w:rFonts w:ascii="Times New Roman" w:hAnsi="Times New Roman" w:cs="Times New Roman"/>
        </w:rPr>
        <w:t>=</w:t>
      </w:r>
      <w:r w:rsidRPr="002C42F8">
        <w:rPr>
          <w:rFonts w:ascii="Times New Roman" w:hAnsi="Times New Roman" w:cs="Times New Roman"/>
        </w:rPr>
        <w:t>0.09</w:t>
      </w:r>
      <w:r w:rsidR="002609E3">
        <w:rPr>
          <w:rFonts w:ascii="Times New Roman" w:hAnsi="Times New Roman" w:cs="Times New Roman"/>
        </w:rPr>
        <w:t>, p &lt;</w:t>
      </w:r>
      <w:r w:rsidRPr="002C42F8">
        <w:rPr>
          <w:rFonts w:ascii="Times New Roman" w:hAnsi="Times New Roman" w:cs="Times New Roman"/>
        </w:rPr>
        <w:t xml:space="preserve"> 0.00</w:t>
      </w:r>
      <w:r w:rsidR="002609E3">
        <w:rPr>
          <w:rFonts w:ascii="Times New Roman" w:hAnsi="Times New Roman" w:cs="Times New Roman"/>
        </w:rPr>
        <w:t>1</w:t>
      </w:r>
      <w:r>
        <w:rPr>
          <w:rFonts w:ascii="Times New Roman" w:hAnsi="Times New Roman" w:cs="Times New Roman"/>
        </w:rPr>
        <w:t>)</w:t>
      </w:r>
      <w:r w:rsidR="00776CDB">
        <w:rPr>
          <w:rFonts w:ascii="Times New Roman" w:hAnsi="Times New Roman" w:cs="Times New Roman"/>
        </w:rPr>
        <w:t xml:space="preserve"> on hunger on day 2</w:t>
      </w:r>
      <w:r>
        <w:rPr>
          <w:rFonts w:ascii="Times New Roman" w:hAnsi="Times New Roman" w:cs="Times New Roman"/>
        </w:rPr>
        <w:t xml:space="preserve">. The time-condition interaction was </w:t>
      </w:r>
      <w:r>
        <w:rPr>
          <w:rFonts w:ascii="Times New Roman" w:hAnsi="Times New Roman" w:cs="Times New Roman"/>
        </w:rPr>
        <w:lastRenderedPageBreak/>
        <w:t>significant in healthy controls (</w:t>
      </w:r>
      <w:r w:rsidR="002609E3">
        <w:rPr>
          <w:rFonts w:ascii="Times New Roman" w:hAnsi="Times New Roman" w:cs="Times New Roman"/>
        </w:rPr>
        <w:t>B</w:t>
      </w:r>
      <w:r w:rsidR="00A176E6">
        <w:rPr>
          <w:rFonts w:ascii="Times New Roman" w:hAnsi="Times New Roman" w:cs="Times New Roman"/>
        </w:rPr>
        <w:t>=</w:t>
      </w:r>
      <w:r w:rsidRPr="002C42F8">
        <w:rPr>
          <w:rFonts w:ascii="Times New Roman" w:hAnsi="Times New Roman" w:cs="Times New Roman"/>
        </w:rPr>
        <w:t>0.27</w:t>
      </w:r>
      <w:r w:rsidR="002609E3">
        <w:rPr>
          <w:rFonts w:ascii="Times New Roman" w:hAnsi="Times New Roman" w:cs="Times New Roman"/>
        </w:rPr>
        <w:t>, SE</w:t>
      </w:r>
      <w:r w:rsidR="00A176E6">
        <w:rPr>
          <w:rFonts w:ascii="Times New Roman" w:hAnsi="Times New Roman" w:cs="Times New Roman"/>
        </w:rPr>
        <w:t>=</w:t>
      </w:r>
      <w:r w:rsidRPr="002C42F8">
        <w:rPr>
          <w:rFonts w:ascii="Times New Roman" w:hAnsi="Times New Roman" w:cs="Times New Roman"/>
        </w:rPr>
        <w:t>0.06</w:t>
      </w:r>
      <w:r w:rsidR="002609E3">
        <w:rPr>
          <w:rFonts w:ascii="Times New Roman" w:hAnsi="Times New Roman" w:cs="Times New Roman"/>
        </w:rPr>
        <w:t>, p &lt;</w:t>
      </w:r>
      <w:r w:rsidRPr="002C42F8">
        <w:rPr>
          <w:rFonts w:ascii="Times New Roman" w:hAnsi="Times New Roman" w:cs="Times New Roman"/>
        </w:rPr>
        <w:t xml:space="preserve"> 0.00</w:t>
      </w:r>
      <w:r w:rsidR="002609E3">
        <w:rPr>
          <w:rFonts w:ascii="Times New Roman" w:hAnsi="Times New Roman" w:cs="Times New Roman"/>
        </w:rPr>
        <w:t>1</w:t>
      </w:r>
      <w:r>
        <w:rPr>
          <w:rFonts w:ascii="Times New Roman" w:hAnsi="Times New Roman" w:cs="Times New Roman"/>
        </w:rPr>
        <w:t>) and not patients (</w:t>
      </w:r>
      <w:r w:rsidR="002609E3">
        <w:rPr>
          <w:rFonts w:ascii="Times New Roman" w:hAnsi="Times New Roman" w:cs="Times New Roman"/>
        </w:rPr>
        <w:t>B</w:t>
      </w:r>
      <w:r w:rsidR="00A176E6">
        <w:rPr>
          <w:rFonts w:ascii="Times New Roman" w:hAnsi="Times New Roman" w:cs="Times New Roman"/>
        </w:rPr>
        <w:t>=</w:t>
      </w:r>
      <w:r w:rsidRPr="002C42F8">
        <w:rPr>
          <w:rFonts w:ascii="Times New Roman" w:hAnsi="Times New Roman" w:cs="Times New Roman"/>
        </w:rPr>
        <w:t>0.12</w:t>
      </w:r>
      <w:r w:rsidR="002609E3">
        <w:rPr>
          <w:rFonts w:ascii="Times New Roman" w:hAnsi="Times New Roman" w:cs="Times New Roman"/>
        </w:rPr>
        <w:t>, SE</w:t>
      </w:r>
      <w:r w:rsidR="00A176E6">
        <w:rPr>
          <w:rFonts w:ascii="Times New Roman" w:hAnsi="Times New Roman" w:cs="Times New Roman"/>
        </w:rPr>
        <w:t>=</w:t>
      </w:r>
      <w:r w:rsidRPr="002C42F8">
        <w:rPr>
          <w:rFonts w:ascii="Times New Roman" w:hAnsi="Times New Roman" w:cs="Times New Roman"/>
        </w:rPr>
        <w:t>0.53</w:t>
      </w:r>
      <w:r w:rsidR="002609E3">
        <w:rPr>
          <w:rFonts w:ascii="Times New Roman" w:hAnsi="Times New Roman" w:cs="Times New Roman"/>
        </w:rPr>
        <w:t>, p</w:t>
      </w:r>
      <w:r w:rsidR="00A176E6">
        <w:rPr>
          <w:rFonts w:ascii="Times New Roman" w:hAnsi="Times New Roman" w:cs="Times New Roman"/>
        </w:rPr>
        <w:t>=</w:t>
      </w:r>
      <w:r w:rsidRPr="002C42F8">
        <w:rPr>
          <w:rFonts w:ascii="Times New Roman" w:hAnsi="Times New Roman" w:cs="Times New Roman"/>
        </w:rPr>
        <w:t>0.8</w:t>
      </w:r>
      <w:r w:rsidR="002609E3">
        <w:rPr>
          <w:rFonts w:ascii="Times New Roman" w:hAnsi="Times New Roman" w:cs="Times New Roman"/>
        </w:rPr>
        <w:t>2</w:t>
      </w:r>
      <w:r>
        <w:rPr>
          <w:rFonts w:ascii="Times New Roman" w:hAnsi="Times New Roman" w:cs="Times New Roman"/>
        </w:rPr>
        <w:t>) indicating that hunger increased with time in healthy controls in the control group while it stayed stable in the conditioned healthy controls</w:t>
      </w:r>
      <w:r w:rsidR="002518EA">
        <w:rPr>
          <w:rFonts w:ascii="Times New Roman" w:hAnsi="Times New Roman" w:cs="Times New Roman"/>
        </w:rPr>
        <w:t xml:space="preserve"> (Figure 7)</w:t>
      </w:r>
      <w:r>
        <w:rPr>
          <w:rFonts w:ascii="Times New Roman" w:hAnsi="Times New Roman" w:cs="Times New Roman"/>
        </w:rPr>
        <w:t xml:space="preserve">. </w:t>
      </w:r>
      <w:r w:rsidRPr="00822E78">
        <w:rPr>
          <w:rFonts w:ascii="Times New Roman" w:hAnsi="Times New Roman" w:cs="Times New Roman"/>
        </w:rPr>
        <w:t>There was no effect of sex on hunger levels on day 2 (</w:t>
      </w:r>
      <w:r w:rsidR="008D7344">
        <w:rPr>
          <w:rFonts w:ascii="Times New Roman" w:hAnsi="Times New Roman" w:cs="Times New Roman"/>
        </w:rPr>
        <w:t>B</w:t>
      </w:r>
      <w:r w:rsidR="00A176E6">
        <w:rPr>
          <w:rFonts w:ascii="Times New Roman" w:hAnsi="Times New Roman" w:cs="Times New Roman"/>
        </w:rPr>
        <w:t>=</w:t>
      </w:r>
      <w:r w:rsidRPr="00822E78">
        <w:rPr>
          <w:rFonts w:ascii="Times New Roman" w:hAnsi="Times New Roman" w:cs="Times New Roman"/>
        </w:rPr>
        <w:t>-0.4</w:t>
      </w:r>
      <w:r w:rsidR="008D7344">
        <w:rPr>
          <w:rFonts w:ascii="Times New Roman" w:hAnsi="Times New Roman" w:cs="Times New Roman"/>
        </w:rPr>
        <w:t>8, SE</w:t>
      </w:r>
      <w:r w:rsidR="00A176E6">
        <w:rPr>
          <w:rFonts w:ascii="Times New Roman" w:hAnsi="Times New Roman" w:cs="Times New Roman"/>
        </w:rPr>
        <w:t>=</w:t>
      </w:r>
      <w:r w:rsidRPr="00822E78">
        <w:rPr>
          <w:rFonts w:ascii="Times New Roman" w:hAnsi="Times New Roman" w:cs="Times New Roman"/>
        </w:rPr>
        <w:t>0.97</w:t>
      </w:r>
      <w:r w:rsidR="008D7344">
        <w:rPr>
          <w:rFonts w:ascii="Times New Roman" w:hAnsi="Times New Roman" w:cs="Times New Roman"/>
        </w:rPr>
        <w:t>, p</w:t>
      </w:r>
      <w:r w:rsidR="00A176E6">
        <w:rPr>
          <w:rFonts w:ascii="Times New Roman" w:hAnsi="Times New Roman" w:cs="Times New Roman"/>
        </w:rPr>
        <w:t>=</w:t>
      </w:r>
      <w:r w:rsidRPr="00822E78">
        <w:rPr>
          <w:rFonts w:ascii="Times New Roman" w:hAnsi="Times New Roman" w:cs="Times New Roman"/>
        </w:rPr>
        <w:t xml:space="preserve">0.626), </w:t>
      </w:r>
      <w:r w:rsidR="00863531">
        <w:rPr>
          <w:rFonts w:ascii="Times New Roman" w:hAnsi="Times New Roman" w:cs="Times New Roman"/>
        </w:rPr>
        <w:t>the interactions of other variables with sex were also not significant</w:t>
      </w:r>
      <w:r w:rsidRPr="00822E78">
        <w:rPr>
          <w:rFonts w:ascii="Times New Roman" w:hAnsi="Times New Roman" w:cs="Times New Roman"/>
        </w:rPr>
        <w:t xml:space="preserve"> (all p’s &gt;</w:t>
      </w:r>
      <w:r w:rsidR="002518EA">
        <w:rPr>
          <w:rFonts w:ascii="Times New Roman" w:hAnsi="Times New Roman" w:cs="Times New Roman"/>
        </w:rPr>
        <w:t xml:space="preserve"> </w:t>
      </w:r>
      <w:r w:rsidR="00001A5F">
        <w:rPr>
          <w:rFonts w:ascii="Times New Roman" w:hAnsi="Times New Roman" w:cs="Times New Roman"/>
        </w:rPr>
        <w:t>0</w:t>
      </w:r>
      <w:r w:rsidRPr="00822E78">
        <w:rPr>
          <w:rFonts w:ascii="Times New Roman" w:hAnsi="Times New Roman" w:cs="Times New Roman"/>
        </w:rPr>
        <w:t>.069).</w:t>
      </w:r>
    </w:p>
    <w:p w14:paraId="50243601" w14:textId="77777777" w:rsidR="002518EA" w:rsidRDefault="002518EA" w:rsidP="002518EA">
      <w:pPr>
        <w:spacing w:before="120" w:after="120" w:line="360" w:lineRule="auto"/>
        <w:contextualSpacing/>
        <w:rPr>
          <w:rFonts w:ascii="Times New Roman" w:hAnsi="Times New Roman" w:cs="Times New Roman"/>
        </w:rPr>
      </w:pPr>
      <w:r w:rsidRPr="00B2578F">
        <w:rPr>
          <w:rFonts w:ascii="Times New Roman" w:hAnsi="Times New Roman" w:cs="Times New Roman"/>
          <w:b/>
        </w:rPr>
        <w:t>Figure 7</w:t>
      </w:r>
      <w:r>
        <w:rPr>
          <w:rFonts w:ascii="Times New Roman" w:hAnsi="Times New Roman" w:cs="Times New Roman"/>
        </w:rPr>
        <w:t>. The mean changes of hunger from baseline with standard errors.</w:t>
      </w:r>
    </w:p>
    <w:p w14:paraId="7DB3D85C" w14:textId="282222E6" w:rsidR="00A32803" w:rsidRDefault="002518EA" w:rsidP="00B2578F">
      <w:pPr>
        <w:spacing w:before="120" w:after="120" w:line="360" w:lineRule="auto"/>
        <w:contextualSpacing/>
        <w:rPr>
          <w:rFonts w:ascii="Times New Roman" w:hAnsi="Times New Roman" w:cs="Times New Roman"/>
          <w:b/>
        </w:rPr>
      </w:pPr>
      <w:r>
        <w:rPr>
          <w:rFonts w:ascii="Times New Roman" w:hAnsi="Times New Roman" w:cs="Times New Roman"/>
          <w:noProof/>
        </w:rPr>
        <w:drawing>
          <wp:inline distT="0" distB="0" distL="0" distR="0" wp14:anchorId="40A190B8" wp14:editId="1139C168">
            <wp:extent cx="5936615" cy="3714115"/>
            <wp:effectExtent l="0" t="0" r="698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6615" cy="3714115"/>
                    </a:xfrm>
                    <a:prstGeom prst="rect">
                      <a:avLst/>
                    </a:prstGeom>
                    <a:noFill/>
                    <a:ln>
                      <a:noFill/>
                    </a:ln>
                  </pic:spPr>
                </pic:pic>
              </a:graphicData>
            </a:graphic>
          </wp:inline>
        </w:drawing>
      </w:r>
      <w:r w:rsidR="00A32803">
        <w:rPr>
          <w:rFonts w:ascii="Times New Roman" w:hAnsi="Times New Roman" w:cs="Times New Roman"/>
          <w:b/>
        </w:rPr>
        <w:t>Secondary outcomes</w:t>
      </w:r>
    </w:p>
    <w:p w14:paraId="319C30D7" w14:textId="34136A08" w:rsidR="002518EA" w:rsidRDefault="002518EA" w:rsidP="00B2578F">
      <w:pPr>
        <w:spacing w:before="120" w:after="120" w:line="360" w:lineRule="auto"/>
        <w:contextualSpacing/>
        <w:rPr>
          <w:rFonts w:ascii="Times New Roman" w:hAnsi="Times New Roman" w:cs="Times New Roman"/>
        </w:rPr>
      </w:pPr>
      <w:r>
        <w:rPr>
          <w:rFonts w:ascii="Times New Roman" w:hAnsi="Times New Roman" w:cs="Times New Roman"/>
          <w:i/>
          <w:iCs/>
        </w:rPr>
        <w:t>Effects of insulin spray (</w:t>
      </w:r>
      <w:r w:rsidRPr="00B36545">
        <w:rPr>
          <w:rFonts w:ascii="Times New Roman" w:hAnsi="Times New Roman" w:cs="Times New Roman"/>
          <w:i/>
          <w:iCs/>
        </w:rPr>
        <w:t>Day 1</w:t>
      </w:r>
      <w:r>
        <w:rPr>
          <w:rFonts w:ascii="Times New Roman" w:hAnsi="Times New Roman" w:cs="Times New Roman"/>
          <w:i/>
          <w:iCs/>
        </w:rPr>
        <w:t>)</w:t>
      </w:r>
      <w:r w:rsidRPr="00482B9C">
        <w:rPr>
          <w:rFonts w:ascii="Times New Roman" w:hAnsi="Times New Roman" w:cs="Times New Roman"/>
          <w:i/>
          <w:iCs/>
        </w:rPr>
        <w:t>.</w:t>
      </w:r>
      <w:r>
        <w:rPr>
          <w:rFonts w:ascii="Times New Roman" w:hAnsi="Times New Roman" w:cs="Times New Roman"/>
          <w:i/>
          <w:iCs/>
        </w:rPr>
        <w:t xml:space="preserve"> </w:t>
      </w:r>
      <w:r>
        <w:rPr>
          <w:rFonts w:ascii="Times New Roman" w:hAnsi="Times New Roman" w:cs="Times New Roman"/>
          <w:iCs/>
        </w:rPr>
        <w:t xml:space="preserve">There was no effect of intranasal spray administration on the food approach tendencies </w:t>
      </w:r>
      <w:r>
        <w:rPr>
          <w:rFonts w:ascii="Times New Roman" w:hAnsi="Times New Roman" w:cs="Times New Roman"/>
        </w:rPr>
        <w:t>(reaction time: B</w:t>
      </w:r>
      <w:r w:rsidR="00A176E6">
        <w:rPr>
          <w:rFonts w:ascii="Times New Roman" w:hAnsi="Times New Roman" w:cs="Times New Roman"/>
        </w:rPr>
        <w:t>=</w:t>
      </w:r>
      <w:r>
        <w:rPr>
          <w:rFonts w:ascii="Times New Roman" w:hAnsi="Times New Roman" w:cs="Times New Roman"/>
        </w:rPr>
        <w:t>.01, SE</w:t>
      </w:r>
      <w:r w:rsidR="00A176E6">
        <w:rPr>
          <w:rFonts w:ascii="Times New Roman" w:hAnsi="Times New Roman" w:cs="Times New Roman"/>
        </w:rPr>
        <w:t>=</w:t>
      </w:r>
      <w:r>
        <w:rPr>
          <w:rFonts w:ascii="Times New Roman" w:hAnsi="Times New Roman" w:cs="Times New Roman"/>
        </w:rPr>
        <w:t>0.06, p</w:t>
      </w:r>
      <w:r w:rsidR="00A176E6">
        <w:rPr>
          <w:rFonts w:ascii="Times New Roman" w:hAnsi="Times New Roman" w:cs="Times New Roman"/>
        </w:rPr>
        <w:t>=</w:t>
      </w:r>
      <w:r w:rsidRPr="006A3E03">
        <w:rPr>
          <w:rFonts w:ascii="Times New Roman" w:hAnsi="Times New Roman" w:cs="Times New Roman"/>
        </w:rPr>
        <w:t>0.</w:t>
      </w:r>
      <w:r>
        <w:rPr>
          <w:rFonts w:ascii="Times New Roman" w:hAnsi="Times New Roman" w:cs="Times New Roman"/>
        </w:rPr>
        <w:t>915</w:t>
      </w:r>
      <w:r w:rsidR="007B6A62">
        <w:rPr>
          <w:rFonts w:ascii="Times New Roman" w:hAnsi="Times New Roman" w:cs="Times New Roman"/>
        </w:rPr>
        <w:t>; force: B</w:t>
      </w:r>
      <w:r w:rsidR="00A176E6">
        <w:rPr>
          <w:rFonts w:ascii="Times New Roman" w:hAnsi="Times New Roman" w:cs="Times New Roman"/>
        </w:rPr>
        <w:t>=</w:t>
      </w:r>
      <w:r w:rsidR="007B6A62">
        <w:rPr>
          <w:rFonts w:ascii="Times New Roman" w:hAnsi="Times New Roman" w:cs="Times New Roman"/>
        </w:rPr>
        <w:t>-0.961, SE</w:t>
      </w:r>
      <w:r w:rsidR="00A176E6">
        <w:rPr>
          <w:rFonts w:ascii="Times New Roman" w:hAnsi="Times New Roman" w:cs="Times New Roman"/>
        </w:rPr>
        <w:t>=</w:t>
      </w:r>
      <w:r w:rsidR="007B6A62">
        <w:rPr>
          <w:rFonts w:ascii="Times New Roman" w:hAnsi="Times New Roman" w:cs="Times New Roman"/>
        </w:rPr>
        <w:t>1.63, p</w:t>
      </w:r>
      <w:r w:rsidR="00A176E6">
        <w:rPr>
          <w:rFonts w:ascii="Times New Roman" w:hAnsi="Times New Roman" w:cs="Times New Roman"/>
        </w:rPr>
        <w:t>=</w:t>
      </w:r>
      <w:r w:rsidR="007B6A62" w:rsidRPr="006A3E03">
        <w:rPr>
          <w:rFonts w:ascii="Times New Roman" w:hAnsi="Times New Roman" w:cs="Times New Roman"/>
        </w:rPr>
        <w:t>0.55</w:t>
      </w:r>
      <w:r w:rsidR="007B6A62">
        <w:rPr>
          <w:rFonts w:ascii="Times New Roman" w:hAnsi="Times New Roman" w:cs="Times New Roman"/>
        </w:rPr>
        <w:t>8</w:t>
      </w:r>
      <w:r>
        <w:rPr>
          <w:rFonts w:ascii="Times New Roman" w:hAnsi="Times New Roman" w:cs="Times New Roman"/>
        </w:rPr>
        <w:t>), food consumption (</w:t>
      </w:r>
      <w:r w:rsidRPr="001947AE">
        <w:rPr>
          <w:rFonts w:ascii="Times New Roman" w:hAnsi="Times New Roman" w:cs="Times New Roman"/>
        </w:rPr>
        <w:t>F(3,62)=.75</w:t>
      </w:r>
      <w:r>
        <w:rPr>
          <w:rFonts w:ascii="Times New Roman" w:hAnsi="Times New Roman" w:cs="Times New Roman"/>
        </w:rPr>
        <w:t>, p=.392), and any of the memory scores (all p’s &gt; .</w:t>
      </w:r>
      <w:r w:rsidRPr="00B13DB9">
        <w:rPr>
          <w:rFonts w:ascii="Times New Roman" w:hAnsi="Times New Roman" w:cs="Times New Roman"/>
        </w:rPr>
        <w:t>171</w:t>
      </w:r>
      <w:r>
        <w:rPr>
          <w:rFonts w:ascii="Times New Roman" w:hAnsi="Times New Roman" w:cs="Times New Roman"/>
        </w:rPr>
        <w:t>).</w:t>
      </w:r>
    </w:p>
    <w:p w14:paraId="31131252" w14:textId="548D9A5B" w:rsidR="002518EA" w:rsidRDefault="002518EA" w:rsidP="002518EA">
      <w:pPr>
        <w:spacing w:before="120" w:after="120" w:line="360" w:lineRule="auto"/>
        <w:contextualSpacing/>
        <w:rPr>
          <w:rFonts w:ascii="Times New Roman" w:hAnsi="Times New Roman" w:cs="Times New Roman"/>
        </w:rPr>
      </w:pPr>
      <w:r w:rsidRPr="002518EA">
        <w:rPr>
          <w:rFonts w:ascii="Times New Roman" w:hAnsi="Times New Roman" w:cs="Times New Roman"/>
          <w:i/>
        </w:rPr>
        <w:t>Effects of conditioning (Day 2)</w:t>
      </w:r>
      <w:r>
        <w:rPr>
          <w:rFonts w:ascii="Times New Roman" w:hAnsi="Times New Roman" w:cs="Times New Roman"/>
          <w:i/>
        </w:rPr>
        <w:t xml:space="preserve">. </w:t>
      </w:r>
      <w:r>
        <w:rPr>
          <w:rFonts w:ascii="Times New Roman" w:hAnsi="Times New Roman" w:cs="Times New Roman"/>
        </w:rPr>
        <w:t xml:space="preserve">There was no effect of conditioning </w:t>
      </w:r>
      <w:r>
        <w:rPr>
          <w:rFonts w:ascii="Times New Roman" w:hAnsi="Times New Roman" w:cs="Times New Roman"/>
          <w:iCs/>
        </w:rPr>
        <w:t xml:space="preserve">on the food approach tendencies </w:t>
      </w:r>
      <w:r>
        <w:rPr>
          <w:rFonts w:ascii="Times New Roman" w:hAnsi="Times New Roman" w:cs="Times New Roman"/>
        </w:rPr>
        <w:t>(</w:t>
      </w:r>
      <w:r w:rsidR="007B6A62">
        <w:rPr>
          <w:rFonts w:ascii="Times New Roman" w:hAnsi="Times New Roman" w:cs="Times New Roman"/>
        </w:rPr>
        <w:t>reaction time: B</w:t>
      </w:r>
      <w:r w:rsidR="00A176E6">
        <w:rPr>
          <w:rFonts w:ascii="Times New Roman" w:hAnsi="Times New Roman" w:cs="Times New Roman"/>
        </w:rPr>
        <w:t>=</w:t>
      </w:r>
      <w:r w:rsidR="007B6A62">
        <w:rPr>
          <w:rFonts w:ascii="Times New Roman" w:hAnsi="Times New Roman" w:cs="Times New Roman"/>
        </w:rPr>
        <w:t>.01, SE</w:t>
      </w:r>
      <w:r w:rsidR="00A176E6">
        <w:rPr>
          <w:rFonts w:ascii="Times New Roman" w:hAnsi="Times New Roman" w:cs="Times New Roman"/>
        </w:rPr>
        <w:t>=</w:t>
      </w:r>
      <w:r w:rsidR="007B6A62">
        <w:rPr>
          <w:rFonts w:ascii="Times New Roman" w:hAnsi="Times New Roman" w:cs="Times New Roman"/>
        </w:rPr>
        <w:t>0.06, p</w:t>
      </w:r>
      <w:r w:rsidR="00A176E6">
        <w:rPr>
          <w:rFonts w:ascii="Times New Roman" w:hAnsi="Times New Roman" w:cs="Times New Roman"/>
        </w:rPr>
        <w:t>=</w:t>
      </w:r>
      <w:r w:rsidR="007B6A62" w:rsidRPr="006A3E03">
        <w:rPr>
          <w:rFonts w:ascii="Times New Roman" w:hAnsi="Times New Roman" w:cs="Times New Roman"/>
        </w:rPr>
        <w:t>0.</w:t>
      </w:r>
      <w:r w:rsidR="007B6A62">
        <w:rPr>
          <w:rFonts w:ascii="Times New Roman" w:hAnsi="Times New Roman" w:cs="Times New Roman"/>
        </w:rPr>
        <w:t>915; force: B</w:t>
      </w:r>
      <w:r w:rsidR="00A176E6">
        <w:rPr>
          <w:rFonts w:ascii="Times New Roman" w:hAnsi="Times New Roman" w:cs="Times New Roman"/>
        </w:rPr>
        <w:t>=</w:t>
      </w:r>
      <w:r w:rsidR="007B6A62">
        <w:rPr>
          <w:rFonts w:ascii="Times New Roman" w:hAnsi="Times New Roman" w:cs="Times New Roman"/>
        </w:rPr>
        <w:t>-0.961, SE</w:t>
      </w:r>
      <w:r w:rsidR="00A176E6">
        <w:rPr>
          <w:rFonts w:ascii="Times New Roman" w:hAnsi="Times New Roman" w:cs="Times New Roman"/>
        </w:rPr>
        <w:t>=</w:t>
      </w:r>
      <w:r w:rsidR="007B6A62">
        <w:rPr>
          <w:rFonts w:ascii="Times New Roman" w:hAnsi="Times New Roman" w:cs="Times New Roman"/>
        </w:rPr>
        <w:t>1.63, p</w:t>
      </w:r>
      <w:r w:rsidR="00A176E6">
        <w:rPr>
          <w:rFonts w:ascii="Times New Roman" w:hAnsi="Times New Roman" w:cs="Times New Roman"/>
        </w:rPr>
        <w:t>=</w:t>
      </w:r>
      <w:r w:rsidR="007B6A62" w:rsidRPr="006A3E03">
        <w:rPr>
          <w:rFonts w:ascii="Times New Roman" w:hAnsi="Times New Roman" w:cs="Times New Roman"/>
        </w:rPr>
        <w:t>0.55</w:t>
      </w:r>
      <w:r w:rsidR="007B6A62">
        <w:rPr>
          <w:rFonts w:ascii="Times New Roman" w:hAnsi="Times New Roman" w:cs="Times New Roman"/>
        </w:rPr>
        <w:t>8</w:t>
      </w:r>
      <w:r>
        <w:rPr>
          <w:rFonts w:ascii="Times New Roman" w:hAnsi="Times New Roman" w:cs="Times New Roman"/>
        </w:rPr>
        <w:t>), food consumption (</w:t>
      </w:r>
      <w:r w:rsidR="007B6A62" w:rsidRPr="001947AE">
        <w:rPr>
          <w:rFonts w:ascii="Times New Roman" w:hAnsi="Times New Roman" w:cs="Times New Roman"/>
        </w:rPr>
        <w:t>F(3,62)=1.10, p=.299</w:t>
      </w:r>
      <w:r>
        <w:rPr>
          <w:rFonts w:ascii="Times New Roman" w:hAnsi="Times New Roman" w:cs="Times New Roman"/>
        </w:rPr>
        <w:t xml:space="preserve">), and any of the memory scores 2 (all p’s </w:t>
      </w:r>
      <w:r w:rsidRPr="005675AA">
        <w:rPr>
          <w:rFonts w:ascii="Times New Roman" w:hAnsi="Times New Roman" w:cs="Times New Roman"/>
        </w:rPr>
        <w:t>&gt; .</w:t>
      </w:r>
      <w:r w:rsidR="005675AA" w:rsidRPr="005675AA">
        <w:rPr>
          <w:rFonts w:ascii="Times New Roman" w:hAnsi="Times New Roman" w:cs="Times New Roman"/>
        </w:rPr>
        <w:t>2</w:t>
      </w:r>
      <w:r w:rsidR="005675AA">
        <w:rPr>
          <w:rFonts w:ascii="Times New Roman" w:hAnsi="Times New Roman" w:cs="Times New Roman"/>
        </w:rPr>
        <w:t>31) (all statistics are presented in the ESM).</w:t>
      </w:r>
    </w:p>
    <w:p w14:paraId="79E0E435" w14:textId="537335B1" w:rsidR="002518EA" w:rsidRPr="002518EA" w:rsidRDefault="002518EA" w:rsidP="00B2578F">
      <w:pPr>
        <w:spacing w:before="120" w:after="120" w:line="360" w:lineRule="auto"/>
        <w:contextualSpacing/>
        <w:rPr>
          <w:rFonts w:ascii="Times New Roman" w:hAnsi="Times New Roman" w:cs="Times New Roman"/>
        </w:rPr>
      </w:pPr>
    </w:p>
    <w:p w14:paraId="036DA07D" w14:textId="56F10D5F" w:rsidR="00E11D66" w:rsidRPr="007C4D4C" w:rsidRDefault="007C4D4C" w:rsidP="007B6A62">
      <w:pPr>
        <w:spacing w:before="120" w:after="120" w:line="360" w:lineRule="auto"/>
        <w:contextualSpacing/>
        <w:jc w:val="center"/>
        <w:rPr>
          <w:rFonts w:ascii="Times New Roman" w:hAnsi="Times New Roman" w:cs="Times New Roman"/>
          <w:b/>
          <w:bCs/>
        </w:rPr>
      </w:pPr>
      <w:r w:rsidRPr="007C4D4C">
        <w:rPr>
          <w:rFonts w:ascii="Times New Roman" w:hAnsi="Times New Roman" w:cs="Times New Roman"/>
          <w:b/>
          <w:bCs/>
        </w:rPr>
        <w:t>Discussion</w:t>
      </w:r>
    </w:p>
    <w:p w14:paraId="66D61A32" w14:textId="6A73078B" w:rsidR="00F870B9" w:rsidRDefault="007C4D4C" w:rsidP="00F870B9">
      <w:pPr>
        <w:spacing w:before="120" w:after="120" w:line="360" w:lineRule="auto"/>
        <w:contextualSpacing/>
        <w:rPr>
          <w:rFonts w:ascii="Times New Roman" w:hAnsi="Times New Roman" w:cs="Times New Roman"/>
        </w:rPr>
      </w:pPr>
      <w:r>
        <w:rPr>
          <w:rFonts w:ascii="Times New Roman" w:hAnsi="Times New Roman" w:cs="Times New Roman"/>
        </w:rPr>
        <w:t>The aim of the current study was to investigate the effects of pharmacological conditioning with</w:t>
      </w:r>
      <w:r w:rsidR="00F870B9">
        <w:rPr>
          <w:rFonts w:ascii="Times New Roman" w:hAnsi="Times New Roman" w:cs="Times New Roman"/>
        </w:rPr>
        <w:t xml:space="preserve"> intranasal</w:t>
      </w:r>
      <w:r>
        <w:rPr>
          <w:rFonts w:ascii="Times New Roman" w:hAnsi="Times New Roman" w:cs="Times New Roman"/>
        </w:rPr>
        <w:t xml:space="preserve"> insulin on blood glucose, insulin</w:t>
      </w:r>
      <w:r w:rsidR="00F870B9">
        <w:rPr>
          <w:rFonts w:ascii="Times New Roman" w:hAnsi="Times New Roman" w:cs="Times New Roman"/>
        </w:rPr>
        <w:t xml:space="preserve">, </w:t>
      </w:r>
      <w:r w:rsidR="00EF5A06">
        <w:rPr>
          <w:rFonts w:ascii="Times New Roman" w:hAnsi="Times New Roman" w:cs="Times New Roman"/>
        </w:rPr>
        <w:t xml:space="preserve">and </w:t>
      </w:r>
      <w:r>
        <w:rPr>
          <w:rFonts w:ascii="Times New Roman" w:hAnsi="Times New Roman" w:cs="Times New Roman"/>
        </w:rPr>
        <w:t>c-peptide levels</w:t>
      </w:r>
      <w:r w:rsidR="00F870B9">
        <w:rPr>
          <w:rFonts w:ascii="Times New Roman" w:hAnsi="Times New Roman" w:cs="Times New Roman"/>
        </w:rPr>
        <w:t xml:space="preserve"> in patients with diabetes type-2 and </w:t>
      </w:r>
      <w:r w:rsidR="00F870B9">
        <w:rPr>
          <w:rFonts w:ascii="Times New Roman" w:hAnsi="Times New Roman" w:cs="Times New Roman"/>
        </w:rPr>
        <w:lastRenderedPageBreak/>
        <w:t>healthy controls</w:t>
      </w:r>
      <w:r>
        <w:rPr>
          <w:rFonts w:ascii="Times New Roman" w:hAnsi="Times New Roman" w:cs="Times New Roman"/>
        </w:rPr>
        <w:t xml:space="preserve">. Additionally, we </w:t>
      </w:r>
      <w:r w:rsidR="00F870B9">
        <w:rPr>
          <w:rFonts w:ascii="Times New Roman" w:hAnsi="Times New Roman" w:cs="Times New Roman"/>
        </w:rPr>
        <w:t>studied</w:t>
      </w:r>
      <w:r>
        <w:rPr>
          <w:rFonts w:ascii="Times New Roman" w:hAnsi="Times New Roman" w:cs="Times New Roman"/>
        </w:rPr>
        <w:t xml:space="preserve"> the effects of insulin conditioning on hunger, </w:t>
      </w:r>
      <w:r w:rsidR="001947AE">
        <w:rPr>
          <w:rFonts w:ascii="Times New Roman" w:hAnsi="Times New Roman" w:cs="Times New Roman"/>
        </w:rPr>
        <w:t xml:space="preserve">food consumption, </w:t>
      </w:r>
      <w:r>
        <w:rPr>
          <w:rFonts w:ascii="Times New Roman" w:hAnsi="Times New Roman" w:cs="Times New Roman"/>
        </w:rPr>
        <w:t xml:space="preserve">food </w:t>
      </w:r>
      <w:r w:rsidR="00EF5A06">
        <w:rPr>
          <w:rFonts w:ascii="Times New Roman" w:hAnsi="Times New Roman" w:cs="Times New Roman"/>
        </w:rPr>
        <w:t xml:space="preserve">approach </w:t>
      </w:r>
      <w:r>
        <w:rPr>
          <w:rFonts w:ascii="Times New Roman" w:hAnsi="Times New Roman" w:cs="Times New Roman"/>
        </w:rPr>
        <w:t xml:space="preserve">tendencies and memory. We found that conditioning with intranasal insulin did not affect insulin or </w:t>
      </w:r>
      <w:r w:rsidR="00392016">
        <w:rPr>
          <w:rFonts w:ascii="Times New Roman" w:hAnsi="Times New Roman" w:cs="Times New Roman"/>
        </w:rPr>
        <w:t>C</w:t>
      </w:r>
      <w:r>
        <w:rPr>
          <w:rFonts w:ascii="Times New Roman" w:hAnsi="Times New Roman" w:cs="Times New Roman"/>
        </w:rPr>
        <w:t xml:space="preserve">-peptide levels, however, </w:t>
      </w:r>
      <w:r w:rsidR="00F870B9">
        <w:rPr>
          <w:rFonts w:ascii="Times New Roman" w:hAnsi="Times New Roman" w:cs="Times New Roman"/>
        </w:rPr>
        <w:t>condition</w:t>
      </w:r>
      <w:r w:rsidR="0013744F">
        <w:rPr>
          <w:rFonts w:ascii="Times New Roman" w:hAnsi="Times New Roman" w:cs="Times New Roman"/>
        </w:rPr>
        <w:t>ing</w:t>
      </w:r>
      <w:r w:rsidR="00F870B9">
        <w:rPr>
          <w:rFonts w:ascii="Times New Roman" w:hAnsi="Times New Roman" w:cs="Times New Roman"/>
        </w:rPr>
        <w:t xml:space="preserve"> affected blood glucose levels</w:t>
      </w:r>
      <w:r>
        <w:rPr>
          <w:rFonts w:ascii="Times New Roman" w:hAnsi="Times New Roman" w:cs="Times New Roman"/>
        </w:rPr>
        <w:t xml:space="preserve"> in male (and not female) participants</w:t>
      </w:r>
      <w:r w:rsidR="002B4CFD">
        <w:rPr>
          <w:rFonts w:ascii="Times New Roman" w:hAnsi="Times New Roman" w:cs="Times New Roman"/>
        </w:rPr>
        <w:t>:</w:t>
      </w:r>
      <w:r>
        <w:rPr>
          <w:rFonts w:ascii="Times New Roman" w:hAnsi="Times New Roman" w:cs="Times New Roman"/>
        </w:rPr>
        <w:t xml:space="preserve"> </w:t>
      </w:r>
      <w:r w:rsidR="0013744F">
        <w:rPr>
          <w:rFonts w:ascii="Times New Roman" w:hAnsi="Times New Roman" w:cs="Times New Roman"/>
        </w:rPr>
        <w:t xml:space="preserve">male participants in the conditioned group had higher </w:t>
      </w:r>
      <w:r w:rsidR="00681E40">
        <w:rPr>
          <w:rFonts w:ascii="Times New Roman" w:hAnsi="Times New Roman" w:cs="Times New Roman"/>
        </w:rPr>
        <w:t>(i.e., more stable) glucose</w:t>
      </w:r>
      <w:r w:rsidR="0013744F">
        <w:rPr>
          <w:rFonts w:ascii="Times New Roman" w:hAnsi="Times New Roman" w:cs="Times New Roman"/>
        </w:rPr>
        <w:t xml:space="preserve"> levels than participants in the control group</w:t>
      </w:r>
      <w:r w:rsidR="006D57FE">
        <w:rPr>
          <w:rFonts w:ascii="Times New Roman" w:hAnsi="Times New Roman" w:cs="Times New Roman"/>
        </w:rPr>
        <w:t xml:space="preserve"> on day 2</w:t>
      </w:r>
      <w:r>
        <w:rPr>
          <w:rFonts w:ascii="Times New Roman" w:hAnsi="Times New Roman" w:cs="Times New Roman"/>
        </w:rPr>
        <w:t>.</w:t>
      </w:r>
      <w:r w:rsidR="006D57FE">
        <w:rPr>
          <w:rFonts w:ascii="Times New Roman" w:hAnsi="Times New Roman" w:cs="Times New Roman"/>
        </w:rPr>
        <w:t xml:space="preserve"> </w:t>
      </w:r>
      <w:r>
        <w:rPr>
          <w:rFonts w:ascii="Times New Roman" w:hAnsi="Times New Roman" w:cs="Times New Roman"/>
        </w:rPr>
        <w:t xml:space="preserve">Additionally, we found that conditioning </w:t>
      </w:r>
      <w:r w:rsidR="000E329E">
        <w:rPr>
          <w:rFonts w:ascii="Times New Roman" w:hAnsi="Times New Roman" w:cs="Times New Roman"/>
        </w:rPr>
        <w:t>decreased</w:t>
      </w:r>
      <w:r>
        <w:rPr>
          <w:rFonts w:ascii="Times New Roman" w:hAnsi="Times New Roman" w:cs="Times New Roman"/>
        </w:rPr>
        <w:t xml:space="preserve"> hunger in healthy controls</w:t>
      </w:r>
      <w:r w:rsidR="000E329E">
        <w:rPr>
          <w:rFonts w:ascii="Times New Roman" w:hAnsi="Times New Roman" w:cs="Times New Roman"/>
        </w:rPr>
        <w:t xml:space="preserve">, but not in patients with diabetes </w:t>
      </w:r>
      <w:r w:rsidR="00F870B9">
        <w:rPr>
          <w:rFonts w:ascii="Times New Roman" w:hAnsi="Times New Roman" w:cs="Times New Roman"/>
        </w:rPr>
        <w:t>type-2.</w:t>
      </w:r>
    </w:p>
    <w:p w14:paraId="625C3C19" w14:textId="1ABF88C8" w:rsidR="00173CD8" w:rsidRDefault="00D721A0" w:rsidP="00F870B9">
      <w:pPr>
        <w:spacing w:before="120" w:after="120" w:line="360" w:lineRule="auto"/>
        <w:contextualSpacing/>
        <w:rPr>
          <w:rFonts w:ascii="Times New Roman" w:hAnsi="Times New Roman" w:cs="Times New Roman"/>
        </w:rPr>
      </w:pPr>
      <w:r>
        <w:rPr>
          <w:rFonts w:ascii="Times New Roman" w:hAnsi="Times New Roman" w:cs="Times New Roman"/>
        </w:rPr>
        <w:t xml:space="preserve">Intranasal insulin administration affected two of the three psychological outcomes of the study: it </w:t>
      </w:r>
      <w:r w:rsidR="00B67115">
        <w:rPr>
          <w:rFonts w:ascii="Times New Roman" w:hAnsi="Times New Roman" w:cs="Times New Roman"/>
        </w:rPr>
        <w:t>decreased</w:t>
      </w:r>
      <w:r w:rsidR="00392016">
        <w:rPr>
          <w:rFonts w:ascii="Times New Roman" w:hAnsi="Times New Roman" w:cs="Times New Roman"/>
        </w:rPr>
        <w:t xml:space="preserve"> C</w:t>
      </w:r>
      <w:r>
        <w:rPr>
          <w:rFonts w:ascii="Times New Roman" w:hAnsi="Times New Roman" w:cs="Times New Roman"/>
        </w:rPr>
        <w:t xml:space="preserve">-peptide levels in healthy participants and increased (prevented from dropping) the glucose levels in patients and healthy males. </w:t>
      </w:r>
      <w:r w:rsidR="00B67115">
        <w:rPr>
          <w:rFonts w:ascii="Times New Roman" w:hAnsi="Times New Roman" w:cs="Times New Roman"/>
        </w:rPr>
        <w:t>At the same time o</w:t>
      </w:r>
      <w:r w:rsidR="000321A1">
        <w:rPr>
          <w:rFonts w:ascii="Times New Roman" w:hAnsi="Times New Roman" w:cs="Times New Roman"/>
        </w:rPr>
        <w:t>nly blood glucose level</w:t>
      </w:r>
      <w:r w:rsidR="00F870B9">
        <w:rPr>
          <w:rFonts w:ascii="Times New Roman" w:hAnsi="Times New Roman" w:cs="Times New Roman"/>
        </w:rPr>
        <w:t>s</w:t>
      </w:r>
      <w:r w:rsidR="00B67115">
        <w:rPr>
          <w:rFonts w:ascii="Times New Roman" w:hAnsi="Times New Roman" w:cs="Times New Roman"/>
        </w:rPr>
        <w:t xml:space="preserve"> were affected by conditioning</w:t>
      </w:r>
      <w:r w:rsidR="000321A1">
        <w:rPr>
          <w:rFonts w:ascii="Times New Roman" w:hAnsi="Times New Roman" w:cs="Times New Roman"/>
        </w:rPr>
        <w:t xml:space="preserve">, and only in male and not female participants. </w:t>
      </w:r>
      <w:r w:rsidR="008C6B8B">
        <w:rPr>
          <w:rFonts w:ascii="Times New Roman" w:hAnsi="Times New Roman" w:cs="Times New Roman"/>
        </w:rPr>
        <w:t xml:space="preserve">The direction of the effects of intranasal insulin administration on </w:t>
      </w:r>
      <w:r w:rsidR="007D7A2E">
        <w:rPr>
          <w:rFonts w:ascii="Times New Roman" w:hAnsi="Times New Roman" w:cs="Times New Roman"/>
        </w:rPr>
        <w:t>blood glucose levels on day 1</w:t>
      </w:r>
      <w:r w:rsidR="008C6B8B">
        <w:rPr>
          <w:rFonts w:ascii="Times New Roman" w:hAnsi="Times New Roman" w:cs="Times New Roman"/>
        </w:rPr>
        <w:t xml:space="preserve"> corresponded to the direction of the conditioned effects</w:t>
      </w:r>
      <w:r w:rsidR="00EF5A06">
        <w:rPr>
          <w:rFonts w:ascii="Times New Roman" w:hAnsi="Times New Roman" w:cs="Times New Roman"/>
        </w:rPr>
        <w:t xml:space="preserve"> on day 2</w:t>
      </w:r>
      <w:r w:rsidR="00B71536">
        <w:rPr>
          <w:rFonts w:ascii="Times New Roman" w:hAnsi="Times New Roman" w:cs="Times New Roman"/>
        </w:rPr>
        <w:t>. A</w:t>
      </w:r>
      <w:r w:rsidR="008C6B8B">
        <w:rPr>
          <w:rFonts w:ascii="Times New Roman" w:hAnsi="Times New Roman" w:cs="Times New Roman"/>
        </w:rPr>
        <w:t xml:space="preserve">s we </w:t>
      </w:r>
      <w:r w:rsidR="00EF5A06">
        <w:rPr>
          <w:rFonts w:ascii="Times New Roman" w:hAnsi="Times New Roman" w:cs="Times New Roman"/>
        </w:rPr>
        <w:t xml:space="preserve">had </w:t>
      </w:r>
      <w:r w:rsidR="008C6B8B">
        <w:rPr>
          <w:rFonts w:ascii="Times New Roman" w:hAnsi="Times New Roman" w:cs="Times New Roman"/>
        </w:rPr>
        <w:t xml:space="preserve">initially expected, </w:t>
      </w:r>
      <w:bookmarkStart w:id="41" w:name="_Hlk97477483"/>
      <w:r w:rsidR="008C6B8B">
        <w:rPr>
          <w:rFonts w:ascii="Times New Roman" w:hAnsi="Times New Roman" w:cs="Times New Roman"/>
        </w:rPr>
        <w:t>conditioned effects mimicked the effects of the drug</w:t>
      </w:r>
      <w:bookmarkEnd w:id="41"/>
      <w:r w:rsidR="00171529">
        <w:rPr>
          <w:rFonts w:ascii="Times New Roman" w:hAnsi="Times New Roman" w:cs="Times New Roman"/>
        </w:rPr>
        <w:t>, however, the drug affected patients of bo</w:t>
      </w:r>
      <w:r w:rsidR="0006454D">
        <w:rPr>
          <w:rFonts w:ascii="Times New Roman" w:hAnsi="Times New Roman" w:cs="Times New Roman"/>
        </w:rPr>
        <w:t>th</w:t>
      </w:r>
      <w:r w:rsidR="00171529">
        <w:rPr>
          <w:rFonts w:ascii="Times New Roman" w:hAnsi="Times New Roman" w:cs="Times New Roman"/>
        </w:rPr>
        <w:t xml:space="preserve"> sexes and healthy males, while conditioning- only healthy and patient males</w:t>
      </w:r>
      <w:r w:rsidR="00B71536">
        <w:rPr>
          <w:rFonts w:ascii="Times New Roman" w:hAnsi="Times New Roman" w:cs="Times New Roman"/>
        </w:rPr>
        <w:t>.</w:t>
      </w:r>
      <w:r w:rsidR="00171529">
        <w:rPr>
          <w:rFonts w:ascii="Times New Roman" w:hAnsi="Times New Roman" w:cs="Times New Roman"/>
        </w:rPr>
        <w:t xml:space="preserve"> Importantly, </w:t>
      </w:r>
      <w:r w:rsidR="000321A1">
        <w:rPr>
          <w:rFonts w:ascii="Times New Roman" w:hAnsi="Times New Roman" w:cs="Times New Roman"/>
        </w:rPr>
        <w:t>the direction of the</w:t>
      </w:r>
      <w:r w:rsidR="008C6B8B">
        <w:rPr>
          <w:rFonts w:ascii="Times New Roman" w:hAnsi="Times New Roman" w:cs="Times New Roman"/>
        </w:rPr>
        <w:t xml:space="preserve"> </w:t>
      </w:r>
      <w:r w:rsidR="000321A1">
        <w:rPr>
          <w:rFonts w:ascii="Times New Roman" w:hAnsi="Times New Roman" w:cs="Times New Roman"/>
        </w:rPr>
        <w:t xml:space="preserve">effect </w:t>
      </w:r>
      <w:r w:rsidR="00F870B9">
        <w:rPr>
          <w:rFonts w:ascii="Times New Roman" w:hAnsi="Times New Roman" w:cs="Times New Roman"/>
        </w:rPr>
        <w:t>did</w:t>
      </w:r>
      <w:r w:rsidR="000321A1">
        <w:rPr>
          <w:rFonts w:ascii="Times New Roman" w:hAnsi="Times New Roman" w:cs="Times New Roman"/>
        </w:rPr>
        <w:t xml:space="preserve"> not correspond to the direction found in the previous study </w:t>
      </w:r>
      <w:r w:rsidR="00EA56D2">
        <w:rPr>
          <w:rFonts w:ascii="Times New Roman" w:hAnsi="Times New Roman" w:cs="Times New Roman"/>
        </w:rPr>
        <w:fldChar w:fldCharType="begin"/>
      </w:r>
      <w:r w:rsidR="009220A1">
        <w:rPr>
          <w:rFonts w:ascii="Times New Roman" w:hAnsi="Times New Roman" w:cs="Times New Roman"/>
        </w:rPr>
        <w:instrText xml:space="preserve"> ADDIN ZOTERO_ITEM CSL_CITATION {"citationID":"XXqLRSy3","properties":{"formattedCitation":"[5]","plainCitation":"[5]","noteIndex":0},"citationItems":[{"id":3370,"uris":["http://zotero.org/users/5869905/items/5AFTWZ2M"],"itemData":{"id":3370,"type":"article-journal","container-title":"Diabetologia","issue":"6","page":"1502–1506","source":"Google Scholar","title":"Unconditioned and conditioned effects of intranasally administered insulin vs placebo in healthy men: a randomised controlled trial","title-short":"Unconditioned and conditioned effects of intranasally administered insulin vs placebo in healthy men","volume":"54","author":[{"family":"Stockhorst","given":"U."},{"family":"De Fries","given":"D."},{"family":"Steingrueber","given":"H.-J."},{"family":"Scherbaum","given":"W. A."}],"issued":{"date-parts":[["2011"]]}}}],"schema":"https://github.com/citation-style-language/schema/raw/master/csl-citation.json"} </w:instrText>
      </w:r>
      <w:r w:rsidR="00EA56D2">
        <w:rPr>
          <w:rFonts w:ascii="Times New Roman" w:hAnsi="Times New Roman" w:cs="Times New Roman"/>
        </w:rPr>
        <w:fldChar w:fldCharType="separate"/>
      </w:r>
      <w:r w:rsidR="009220A1" w:rsidRPr="009220A1">
        <w:rPr>
          <w:rFonts w:ascii="Times New Roman" w:hAnsi="Times New Roman" w:cs="Times New Roman"/>
        </w:rPr>
        <w:t>[5]</w:t>
      </w:r>
      <w:r w:rsidR="00EA56D2">
        <w:rPr>
          <w:rFonts w:ascii="Times New Roman" w:hAnsi="Times New Roman" w:cs="Times New Roman"/>
        </w:rPr>
        <w:fldChar w:fldCharType="end"/>
      </w:r>
      <w:r w:rsidR="0006454D">
        <w:rPr>
          <w:rFonts w:ascii="Times New Roman" w:hAnsi="Times New Roman" w:cs="Times New Roman"/>
        </w:rPr>
        <w:t xml:space="preserve"> that </w:t>
      </w:r>
      <w:r w:rsidR="00EA56D2">
        <w:rPr>
          <w:rFonts w:ascii="Times New Roman" w:hAnsi="Times New Roman" w:cs="Times New Roman"/>
        </w:rPr>
        <w:t xml:space="preserve">found </w:t>
      </w:r>
      <w:r w:rsidR="008C6B8B">
        <w:rPr>
          <w:rFonts w:ascii="Times New Roman" w:hAnsi="Times New Roman" w:cs="Times New Roman"/>
        </w:rPr>
        <w:t>that both intranasal insulin and conditioning</w:t>
      </w:r>
      <w:r w:rsidR="00EA56D2">
        <w:rPr>
          <w:rFonts w:ascii="Times New Roman" w:hAnsi="Times New Roman" w:cs="Times New Roman"/>
        </w:rPr>
        <w:t xml:space="preserve"> decrease</w:t>
      </w:r>
      <w:r w:rsidR="008C6B8B">
        <w:rPr>
          <w:rFonts w:ascii="Times New Roman" w:hAnsi="Times New Roman" w:cs="Times New Roman"/>
        </w:rPr>
        <w:t>d</w:t>
      </w:r>
      <w:r w:rsidR="00EA56D2">
        <w:rPr>
          <w:rFonts w:ascii="Times New Roman" w:hAnsi="Times New Roman" w:cs="Times New Roman"/>
        </w:rPr>
        <w:t xml:space="preserve"> glucose. </w:t>
      </w:r>
      <w:r w:rsidR="00392016">
        <w:rPr>
          <w:rFonts w:ascii="Times New Roman" w:hAnsi="Times New Roman" w:cs="Times New Roman"/>
        </w:rPr>
        <w:t xml:space="preserve">The main difference between our study and the </w:t>
      </w:r>
      <w:r w:rsidR="0006454D">
        <w:rPr>
          <w:rFonts w:ascii="Times New Roman" w:hAnsi="Times New Roman" w:cs="Times New Roman"/>
        </w:rPr>
        <w:t xml:space="preserve">previous study by </w:t>
      </w:r>
      <w:proofErr w:type="spellStart"/>
      <w:r w:rsidR="00422FE6">
        <w:rPr>
          <w:rFonts w:ascii="Times New Roman" w:hAnsi="Times New Roman" w:cs="Times New Roman"/>
        </w:rPr>
        <w:t>Stockhorst</w:t>
      </w:r>
      <w:proofErr w:type="spellEnd"/>
      <w:r w:rsidR="00422FE6">
        <w:rPr>
          <w:rFonts w:ascii="Times New Roman" w:hAnsi="Times New Roman" w:cs="Times New Roman"/>
        </w:rPr>
        <w:t xml:space="preserve"> and colleagues</w:t>
      </w:r>
      <w:r w:rsidR="00392016">
        <w:rPr>
          <w:rFonts w:ascii="Times New Roman" w:hAnsi="Times New Roman" w:cs="Times New Roman"/>
        </w:rPr>
        <w:t xml:space="preserve"> is the age of participants: </w:t>
      </w:r>
      <w:proofErr w:type="spellStart"/>
      <w:r w:rsidR="009C6CA4">
        <w:rPr>
          <w:rFonts w:ascii="Times New Roman" w:hAnsi="Times New Roman" w:cs="Times New Roman"/>
        </w:rPr>
        <w:t>Stockhorst</w:t>
      </w:r>
      <w:proofErr w:type="spellEnd"/>
      <w:r w:rsidR="00422FE6">
        <w:rPr>
          <w:rFonts w:ascii="Times New Roman" w:hAnsi="Times New Roman" w:cs="Times New Roman"/>
        </w:rPr>
        <w:t xml:space="preserve"> included young healthy </w:t>
      </w:r>
      <w:r w:rsidR="005B7C21">
        <w:rPr>
          <w:rFonts w:ascii="Times New Roman" w:hAnsi="Times New Roman" w:cs="Times New Roman"/>
        </w:rPr>
        <w:t>males</w:t>
      </w:r>
      <w:r w:rsidR="00422FE6">
        <w:rPr>
          <w:rFonts w:ascii="Times New Roman" w:hAnsi="Times New Roman" w:cs="Times New Roman"/>
        </w:rPr>
        <w:t xml:space="preserve"> with </w:t>
      </w:r>
      <w:r w:rsidR="008D12AD">
        <w:rPr>
          <w:rFonts w:ascii="Times New Roman" w:hAnsi="Times New Roman" w:cs="Times New Roman"/>
        </w:rPr>
        <w:t xml:space="preserve">a </w:t>
      </w:r>
      <w:r w:rsidR="00422FE6">
        <w:rPr>
          <w:rFonts w:ascii="Times New Roman" w:hAnsi="Times New Roman" w:cs="Times New Roman"/>
        </w:rPr>
        <w:t xml:space="preserve">mean age of </w:t>
      </w:r>
      <w:r w:rsidR="00E9059E" w:rsidRPr="00E9059E">
        <w:rPr>
          <w:rFonts w:ascii="Times New Roman" w:hAnsi="Times New Roman" w:cs="Times New Roman"/>
        </w:rPr>
        <w:t>2</w:t>
      </w:r>
      <w:r w:rsidR="00E9059E">
        <w:rPr>
          <w:rFonts w:ascii="Times New Roman" w:hAnsi="Times New Roman" w:cs="Times New Roman"/>
        </w:rPr>
        <w:t>4</w:t>
      </w:r>
      <w:r w:rsidR="00422FE6">
        <w:rPr>
          <w:rFonts w:ascii="Times New Roman" w:hAnsi="Times New Roman" w:cs="Times New Roman"/>
        </w:rPr>
        <w:t xml:space="preserve"> year</w:t>
      </w:r>
      <w:r w:rsidR="0096516C">
        <w:rPr>
          <w:rFonts w:ascii="Times New Roman" w:hAnsi="Times New Roman" w:cs="Times New Roman"/>
        </w:rPr>
        <w:t>s</w:t>
      </w:r>
      <w:r w:rsidR="0006454D">
        <w:rPr>
          <w:rFonts w:ascii="Times New Roman" w:hAnsi="Times New Roman" w:cs="Times New Roman"/>
        </w:rPr>
        <w:t xml:space="preserve"> while </w:t>
      </w:r>
      <w:r w:rsidR="00422FE6">
        <w:rPr>
          <w:rFonts w:ascii="Times New Roman" w:hAnsi="Times New Roman" w:cs="Times New Roman"/>
        </w:rPr>
        <w:t xml:space="preserve">our sample </w:t>
      </w:r>
      <w:r w:rsidR="0006454D">
        <w:rPr>
          <w:rFonts w:ascii="Times New Roman" w:hAnsi="Times New Roman" w:cs="Times New Roman"/>
        </w:rPr>
        <w:t>consisted of</w:t>
      </w:r>
      <w:r w:rsidR="00422FE6">
        <w:rPr>
          <w:rFonts w:ascii="Times New Roman" w:hAnsi="Times New Roman" w:cs="Times New Roman"/>
        </w:rPr>
        <w:t xml:space="preserve"> patients and age-matched healthy controls </w:t>
      </w:r>
      <w:r w:rsidR="0006454D">
        <w:rPr>
          <w:rFonts w:ascii="Times New Roman" w:hAnsi="Times New Roman" w:cs="Times New Roman"/>
        </w:rPr>
        <w:t>with an</w:t>
      </w:r>
      <w:r w:rsidR="00422FE6">
        <w:rPr>
          <w:rFonts w:ascii="Times New Roman" w:hAnsi="Times New Roman" w:cs="Times New Roman"/>
        </w:rPr>
        <w:t xml:space="preserve"> average age of 68 years</w:t>
      </w:r>
      <w:r w:rsidR="0096516C">
        <w:rPr>
          <w:rFonts w:ascii="Times New Roman" w:hAnsi="Times New Roman" w:cs="Times New Roman"/>
        </w:rPr>
        <w:t>.</w:t>
      </w:r>
      <w:r w:rsidR="00E9059E">
        <w:rPr>
          <w:rFonts w:ascii="Times New Roman" w:hAnsi="Times New Roman" w:cs="Times New Roman"/>
        </w:rPr>
        <w:t xml:space="preserve"> </w:t>
      </w:r>
      <w:r w:rsidR="0006454D">
        <w:rPr>
          <w:rFonts w:ascii="Times New Roman" w:hAnsi="Times New Roman" w:cs="Times New Roman"/>
        </w:rPr>
        <w:t xml:space="preserve">It is possible that </w:t>
      </w:r>
      <w:r w:rsidR="00173CD8">
        <w:rPr>
          <w:rFonts w:ascii="Times New Roman" w:hAnsi="Times New Roman" w:cs="Times New Roman"/>
        </w:rPr>
        <w:t xml:space="preserve">the effects on intranasal insulin </w:t>
      </w:r>
      <w:r w:rsidR="008D12AD">
        <w:rPr>
          <w:rFonts w:ascii="Times New Roman" w:hAnsi="Times New Roman" w:cs="Times New Roman"/>
        </w:rPr>
        <w:t xml:space="preserve">may </w:t>
      </w:r>
      <w:r w:rsidR="00173CD8">
        <w:rPr>
          <w:rFonts w:ascii="Times New Roman" w:hAnsi="Times New Roman" w:cs="Times New Roman"/>
        </w:rPr>
        <w:t>vary</w:t>
      </w:r>
      <w:r w:rsidR="008D12AD">
        <w:rPr>
          <w:rFonts w:ascii="Times New Roman" w:hAnsi="Times New Roman" w:cs="Times New Roman"/>
        </w:rPr>
        <w:t xml:space="preserve"> with age and health status</w:t>
      </w:r>
      <w:r w:rsidR="00173CD8">
        <w:rPr>
          <w:rFonts w:ascii="Times New Roman" w:hAnsi="Times New Roman" w:cs="Times New Roman"/>
        </w:rPr>
        <w:t xml:space="preserve">. Several studies found that </w:t>
      </w:r>
      <w:r w:rsidR="000561C3">
        <w:rPr>
          <w:rFonts w:ascii="Times New Roman" w:hAnsi="Times New Roman" w:cs="Times New Roman"/>
        </w:rPr>
        <w:t>various doses of intranasal insulin</w:t>
      </w:r>
      <w:r w:rsidR="00173CD8">
        <w:rPr>
          <w:rFonts w:ascii="Times New Roman" w:hAnsi="Times New Roman" w:cs="Times New Roman"/>
        </w:rPr>
        <w:t xml:space="preserve"> lead to a mild decrease of </w:t>
      </w:r>
      <w:r w:rsidR="00D02D97">
        <w:rPr>
          <w:rFonts w:ascii="Times New Roman" w:hAnsi="Times New Roman" w:cs="Times New Roman"/>
        </w:rPr>
        <w:t xml:space="preserve">blood </w:t>
      </w:r>
      <w:r w:rsidR="00173CD8">
        <w:rPr>
          <w:rFonts w:ascii="Times New Roman" w:hAnsi="Times New Roman" w:cs="Times New Roman"/>
        </w:rPr>
        <w:t>glucose levels</w:t>
      </w:r>
      <w:r w:rsidR="000561C3">
        <w:rPr>
          <w:rFonts w:ascii="Times New Roman" w:hAnsi="Times New Roman" w:cs="Times New Roman"/>
        </w:rPr>
        <w:t xml:space="preserve"> </w:t>
      </w:r>
      <w:r w:rsidR="007544A6">
        <w:rPr>
          <w:rFonts w:ascii="Times New Roman" w:hAnsi="Times New Roman" w:cs="Times New Roman"/>
        </w:rPr>
        <w:t xml:space="preserve">in healthy young adults </w:t>
      </w:r>
      <w:r w:rsidR="000561C3">
        <w:rPr>
          <w:rFonts w:ascii="Times New Roman" w:hAnsi="Times New Roman" w:cs="Times New Roman"/>
        </w:rPr>
        <w:fldChar w:fldCharType="begin"/>
      </w:r>
      <w:r w:rsidR="009220A1">
        <w:rPr>
          <w:rFonts w:ascii="Times New Roman" w:hAnsi="Times New Roman" w:cs="Times New Roman"/>
        </w:rPr>
        <w:instrText xml:space="preserve"> ADDIN ZOTERO_ITEM CSL_CITATION {"citationID":"TC3LrFXC","properties":{"formattedCitation":"[22\\uc0\\u8211{}24]","plainCitation":"[22–24]","noteIndex":0},"citationItems":[{"id":4502,"uris":["http://zotero.org/users/5869905/items/X9MT83TK"],"itemData":{"id":4502,"type":"article-journal","container-title":"Diabetes","issue":"1","note":"publisher: Am Diabetes Assoc","page":"114–118","source":"Google Scholar","title":"Intranasal insulin enhances postprandial thermogenesis and lowers postprandial serum insulin levels in healthy men","volume":"60","author":[{"family":"Benedict","given":"Christian"},{"family":"Brede","given":"Swantje"},{"family":"Schiöth","given":"Helgi B."},{"family":"Lehnert","given":"Hendrik"},{"family":"Schultes","given":"Bernd"},{"family":"Born","given":"Jan"},{"family":"Hallschmid","given":"Manfred"}],"issued":{"date-parts":[["2011"]]}}},{"id":4505,"uris":["http://zotero.org/users/5869905/items/PTQHPM42"],"itemData":{"id":4505,"type":"article-journal","container-title":"Diabetes technology &amp; therapeutics","issue":"1","note":"publisher: Mary Ann Liebert, Inc. 2 Madison Avenue Larchmont, NY 10538 USA","page":"124–130","source":"Google Scholar","title":"Pharmacokinetics and pharmacodynamics of intranasal insulin administered to healthy subjects in escalating doses","volume":"7","author":[{"family":"Leary","given":"Andrew C."},{"family":"Stote","given":"Robert M."},{"family":"Breedt","given":"H. J."},{"family":"O'brien","given":"Jackie"},{"family":"Buckley","given":"Brendan"}],"issued":{"date-parts":[["2005"]]}}},{"id":4508,"uris":["http://zotero.org/users/5869905/items/4GQ8JIKW"],"itemData":{"id":4508,"type":"article-journal","container-title":"Diabetes","issue":"3","note":"publisher: Am Diabetes Assoc","page":"766–774","source":"Google Scholar","title":"Intranasal insulin suppresses endogenous glucose production in humans compared with placebo in the presence of similar venous insulin concentrations","volume":"64","author":[{"family":"Dash","given":"Satya"},{"family":"Xiao","given":"Changting"},{"family":"Morgantini","given":"Cecilia"},{"family":"Koulajian","given":"Khajag"},{"family":"Lewis","given":"Gary F."}],"issued":{"date-parts":[["2015"]]}}}],"schema":"https://github.com/citation-style-language/schema/raw/master/csl-citation.json"} </w:instrText>
      </w:r>
      <w:r w:rsidR="000561C3">
        <w:rPr>
          <w:rFonts w:ascii="Times New Roman" w:hAnsi="Times New Roman" w:cs="Times New Roman"/>
        </w:rPr>
        <w:fldChar w:fldCharType="separate"/>
      </w:r>
      <w:r w:rsidR="009220A1" w:rsidRPr="009220A1">
        <w:rPr>
          <w:rFonts w:ascii="Times New Roman" w:hAnsi="Times New Roman" w:cs="Times New Roman"/>
          <w:szCs w:val="24"/>
        </w:rPr>
        <w:t>[22–24]</w:t>
      </w:r>
      <w:r w:rsidR="000561C3">
        <w:rPr>
          <w:rFonts w:ascii="Times New Roman" w:hAnsi="Times New Roman" w:cs="Times New Roman"/>
        </w:rPr>
        <w:fldChar w:fldCharType="end"/>
      </w:r>
      <w:r w:rsidR="000561C3">
        <w:rPr>
          <w:rFonts w:ascii="Times New Roman" w:hAnsi="Times New Roman" w:cs="Times New Roman"/>
        </w:rPr>
        <w:t xml:space="preserve"> </w:t>
      </w:r>
      <w:r w:rsidR="0006454D">
        <w:rPr>
          <w:rFonts w:ascii="Times New Roman" w:hAnsi="Times New Roman" w:cs="Times New Roman"/>
        </w:rPr>
        <w:t xml:space="preserve">while no such effect was found </w:t>
      </w:r>
      <w:r w:rsidR="00B2700C">
        <w:rPr>
          <w:rFonts w:ascii="Times New Roman" w:hAnsi="Times New Roman" w:cs="Times New Roman"/>
        </w:rPr>
        <w:t xml:space="preserve">in </w:t>
      </w:r>
      <w:r w:rsidR="00441F15">
        <w:rPr>
          <w:rFonts w:ascii="Times New Roman" w:hAnsi="Times New Roman" w:cs="Times New Roman"/>
        </w:rPr>
        <w:t>overweight o</w:t>
      </w:r>
      <w:r w:rsidR="00DA658E">
        <w:rPr>
          <w:rFonts w:ascii="Times New Roman" w:hAnsi="Times New Roman" w:cs="Times New Roman"/>
        </w:rPr>
        <w:t>r</w:t>
      </w:r>
      <w:r w:rsidR="00441F15">
        <w:rPr>
          <w:rFonts w:ascii="Times New Roman" w:hAnsi="Times New Roman" w:cs="Times New Roman"/>
        </w:rPr>
        <w:t xml:space="preserve"> obese </w:t>
      </w:r>
      <w:r w:rsidR="00B2700C">
        <w:rPr>
          <w:rFonts w:ascii="Times New Roman" w:hAnsi="Times New Roman" w:cs="Times New Roman"/>
        </w:rPr>
        <w:t xml:space="preserve">patients </w:t>
      </w:r>
      <w:r w:rsidR="00B2700C">
        <w:rPr>
          <w:rFonts w:ascii="Times New Roman" w:hAnsi="Times New Roman" w:cs="Times New Roman"/>
        </w:rPr>
        <w:fldChar w:fldCharType="begin"/>
      </w:r>
      <w:r w:rsidR="009220A1">
        <w:rPr>
          <w:rFonts w:ascii="Times New Roman" w:hAnsi="Times New Roman" w:cs="Times New Roman"/>
        </w:rPr>
        <w:instrText xml:space="preserve"> ADDIN ZOTERO_ITEM CSL_CITATION {"citationID":"eBzhJR9f","properties":{"formattedCitation":"[25]","plainCitation":"[25]","noteIndex":0},"citationItems":[{"id":4510,"uris":["http://zotero.org/users/5869905/items/QNPRL9VK"],"itemData":{"id":4510,"type":"article-journal","container-title":"Diabetes, Obesity and Metabolism","issue":"7","note":"publisher: Wiley Online Library","page":"1751–1754","source":"Google Scholar","title":"Effects of intranasal insulin on endogenous glucose production in insulin-resistant men","volume":"20","author":[{"family":"Xiao","given":"Changting"},{"family":"Dash","given":"Satya"},{"family":"Stahel","given":"Priska"},{"family":"Lewis","given":"Gary F."}],"issued":{"date-parts":[["2018"]]}}}],"schema":"https://github.com/citation-style-language/schema/raw/master/csl-citation.json"} </w:instrText>
      </w:r>
      <w:r w:rsidR="00B2700C">
        <w:rPr>
          <w:rFonts w:ascii="Times New Roman" w:hAnsi="Times New Roman" w:cs="Times New Roman"/>
        </w:rPr>
        <w:fldChar w:fldCharType="separate"/>
      </w:r>
      <w:r w:rsidR="009220A1" w:rsidRPr="009220A1">
        <w:rPr>
          <w:rFonts w:ascii="Times New Roman" w:hAnsi="Times New Roman" w:cs="Times New Roman"/>
        </w:rPr>
        <w:t>[25]</w:t>
      </w:r>
      <w:r w:rsidR="00B2700C">
        <w:rPr>
          <w:rFonts w:ascii="Times New Roman" w:hAnsi="Times New Roman" w:cs="Times New Roman"/>
        </w:rPr>
        <w:fldChar w:fldCharType="end"/>
      </w:r>
      <w:r w:rsidR="00B2700C">
        <w:rPr>
          <w:rFonts w:ascii="Times New Roman" w:hAnsi="Times New Roman" w:cs="Times New Roman"/>
        </w:rPr>
        <w:t xml:space="preserve"> </w:t>
      </w:r>
      <w:r w:rsidR="00441F15">
        <w:rPr>
          <w:rFonts w:ascii="Times New Roman" w:hAnsi="Times New Roman" w:cs="Times New Roman"/>
        </w:rPr>
        <w:t xml:space="preserve">and patients with type-2 diabetes </w:t>
      </w:r>
      <w:r w:rsidR="00441F15">
        <w:rPr>
          <w:rFonts w:ascii="Times New Roman" w:hAnsi="Times New Roman" w:cs="Times New Roman"/>
        </w:rPr>
        <w:fldChar w:fldCharType="begin"/>
      </w:r>
      <w:r w:rsidR="009220A1">
        <w:rPr>
          <w:rFonts w:ascii="Times New Roman" w:hAnsi="Times New Roman" w:cs="Times New Roman"/>
        </w:rPr>
        <w:instrText xml:space="preserve"> ADDIN ZOTERO_ITEM CSL_CITATION {"citationID":"zTovegLm","properties":{"formattedCitation":"[26]","plainCitation":"[26]","noteIndex":0},"citationItems":[{"id":4512,"uris":["http://zotero.org/users/5869905/items/IFAWWR75"],"itemData":{"id":4512,"type":"article-journal","container-title":"Diabetes","issue":"6","note":"publisher: Am Diabetes Assoc","page":"1966–1975","source":"Google Scholar","title":"Effects of intranasal insulin on hepatic fat accumulation and energy metabolism in humans","volume":"64","author":[{"family":"Gancheva","given":"Sofiya"},{"family":"Koliaki","given":"Chrysi"},{"family":"Bierwagen","given":"Alessandra"},{"family":"Nowotny","given":"Peter"},{"family":"Heni","given":"Martin"},{"family":"Fritsche","given":"Andreas"},{"family":"Häring","given":"Hans-Ulrich"},{"family":"Szendroedi","given":"Julia"},{"family":"Roden","given":"Michael"}],"issued":{"date-parts":[["2015"]]}}}],"schema":"https://github.com/citation-style-language/schema/raw/master/csl-citation.json"} </w:instrText>
      </w:r>
      <w:r w:rsidR="00441F15">
        <w:rPr>
          <w:rFonts w:ascii="Times New Roman" w:hAnsi="Times New Roman" w:cs="Times New Roman"/>
        </w:rPr>
        <w:fldChar w:fldCharType="separate"/>
      </w:r>
      <w:r w:rsidR="009220A1" w:rsidRPr="009220A1">
        <w:rPr>
          <w:rFonts w:ascii="Times New Roman" w:hAnsi="Times New Roman" w:cs="Times New Roman"/>
        </w:rPr>
        <w:t>[26]</w:t>
      </w:r>
      <w:r w:rsidR="00441F15">
        <w:rPr>
          <w:rFonts w:ascii="Times New Roman" w:hAnsi="Times New Roman" w:cs="Times New Roman"/>
        </w:rPr>
        <w:fldChar w:fldCharType="end"/>
      </w:r>
      <w:r w:rsidR="00441F15">
        <w:rPr>
          <w:rFonts w:ascii="Times New Roman" w:hAnsi="Times New Roman" w:cs="Times New Roman"/>
        </w:rPr>
        <w:t xml:space="preserve">. It is important to note, that all patient studies had significantly older participants, while studies on the effects of insulin in healthy individuals, included young </w:t>
      </w:r>
      <w:r w:rsidR="001519CC">
        <w:rPr>
          <w:rFonts w:ascii="Times New Roman" w:hAnsi="Times New Roman" w:cs="Times New Roman"/>
        </w:rPr>
        <w:t>p</w:t>
      </w:r>
      <w:r w:rsidR="00A87B69">
        <w:rPr>
          <w:rFonts w:ascii="Times New Roman" w:hAnsi="Times New Roman" w:cs="Times New Roman"/>
        </w:rPr>
        <w:t>opulation</w:t>
      </w:r>
      <w:r w:rsidR="00441F15">
        <w:rPr>
          <w:rFonts w:ascii="Times New Roman" w:hAnsi="Times New Roman" w:cs="Times New Roman"/>
        </w:rPr>
        <w:t xml:space="preserve">. </w:t>
      </w:r>
      <w:r w:rsidR="00CC10B2" w:rsidRPr="00CC10B2">
        <w:rPr>
          <w:rFonts w:ascii="Times New Roman" w:hAnsi="Times New Roman" w:cs="Times New Roman"/>
        </w:rPr>
        <w:t>There are multiple changes in energy metabolism occurring with ag</w:t>
      </w:r>
      <w:r w:rsidR="009B46DD">
        <w:rPr>
          <w:rFonts w:ascii="Times New Roman" w:hAnsi="Times New Roman" w:cs="Times New Roman"/>
        </w:rPr>
        <w:t>e</w:t>
      </w:r>
      <w:r w:rsidR="00CC10B2" w:rsidRPr="00CC10B2">
        <w:rPr>
          <w:rFonts w:ascii="Times New Roman" w:hAnsi="Times New Roman" w:cs="Times New Roman"/>
        </w:rPr>
        <w:t xml:space="preserve"> </w:t>
      </w:r>
      <w:r w:rsidR="007544A6" w:rsidRPr="00CC10B2">
        <w:rPr>
          <w:rFonts w:ascii="Times New Roman" w:hAnsi="Times New Roman" w:cs="Times New Roman"/>
        </w:rPr>
        <w:t>that are caused by both endocrine changes and changes in lifestyle</w:t>
      </w:r>
      <w:r w:rsidR="007544A6">
        <w:rPr>
          <w:rFonts w:ascii="Times New Roman" w:hAnsi="Times New Roman" w:cs="Times New Roman"/>
        </w:rPr>
        <w:t xml:space="preserve"> </w:t>
      </w:r>
      <w:r w:rsidR="00E65A47">
        <w:rPr>
          <w:rFonts w:ascii="Times New Roman" w:hAnsi="Times New Roman" w:cs="Times New Roman"/>
        </w:rPr>
        <w:fldChar w:fldCharType="begin"/>
      </w:r>
      <w:r w:rsidR="009220A1">
        <w:rPr>
          <w:rFonts w:ascii="Times New Roman" w:hAnsi="Times New Roman" w:cs="Times New Roman"/>
        </w:rPr>
        <w:instrText xml:space="preserve"> ADDIN ZOTERO_ITEM CSL_CITATION {"citationID":"PS8fkkSx","properties":{"formattedCitation":"[27]","plainCitation":"[27]","noteIndex":0},"citationItems":[{"id":4553,"uris":["http://zotero.org/users/5869905/items/7UWBEFX3"],"itemData":{"id":4553,"type":"article-journal","container-title":"Physiological reviews","issue":"2","note":"publisher: American Physiological Society","page":"651–667","source":"Google Scholar","title":"Nutrition and aging: changes in the regulation of energy metabolism with aging","title-short":"Nutrition and aging","volume":"86","author":[{"family":"Roberts","given":"Susan B."},{"family":"Rosenberg","given":"Irwin"}],"issued":{"date-parts":[["2006"]]}}}],"schema":"https://github.com/citation-style-language/schema/raw/master/csl-citation.json"} </w:instrText>
      </w:r>
      <w:r w:rsidR="00E65A47">
        <w:rPr>
          <w:rFonts w:ascii="Times New Roman" w:hAnsi="Times New Roman" w:cs="Times New Roman"/>
        </w:rPr>
        <w:fldChar w:fldCharType="separate"/>
      </w:r>
      <w:r w:rsidR="009220A1" w:rsidRPr="009220A1">
        <w:rPr>
          <w:rFonts w:ascii="Times New Roman" w:hAnsi="Times New Roman" w:cs="Times New Roman"/>
        </w:rPr>
        <w:t>[27]</w:t>
      </w:r>
      <w:r w:rsidR="00E65A47">
        <w:rPr>
          <w:rFonts w:ascii="Times New Roman" w:hAnsi="Times New Roman" w:cs="Times New Roman"/>
        </w:rPr>
        <w:fldChar w:fldCharType="end"/>
      </w:r>
      <w:r w:rsidR="00CC10B2" w:rsidRPr="00CC10B2">
        <w:rPr>
          <w:rFonts w:ascii="Times New Roman" w:hAnsi="Times New Roman" w:cs="Times New Roman"/>
        </w:rPr>
        <w:t xml:space="preserve">. Therefore, it is </w:t>
      </w:r>
      <w:r w:rsidR="00DC04DD">
        <w:rPr>
          <w:rFonts w:ascii="Times New Roman" w:hAnsi="Times New Roman" w:cs="Times New Roman"/>
        </w:rPr>
        <w:t>quite conceivable</w:t>
      </w:r>
      <w:r w:rsidR="00CC10B2" w:rsidRPr="00CC10B2">
        <w:rPr>
          <w:rFonts w:ascii="Times New Roman" w:hAnsi="Times New Roman" w:cs="Times New Roman"/>
        </w:rPr>
        <w:t xml:space="preserve"> that </w:t>
      </w:r>
      <w:r w:rsidR="00DC04DD">
        <w:rPr>
          <w:rFonts w:ascii="Times New Roman" w:hAnsi="Times New Roman" w:cs="Times New Roman"/>
        </w:rPr>
        <w:t xml:space="preserve">the </w:t>
      </w:r>
      <w:r w:rsidR="00CC10B2" w:rsidRPr="00CC10B2">
        <w:rPr>
          <w:rFonts w:ascii="Times New Roman" w:hAnsi="Times New Roman" w:cs="Times New Roman"/>
        </w:rPr>
        <w:t xml:space="preserve">effects of </w:t>
      </w:r>
      <w:r w:rsidR="00DC04DD">
        <w:rPr>
          <w:rFonts w:ascii="Times New Roman" w:hAnsi="Times New Roman" w:cs="Times New Roman"/>
        </w:rPr>
        <w:t xml:space="preserve">(conditioning with) </w:t>
      </w:r>
      <w:r w:rsidR="00CC10B2" w:rsidRPr="00CC10B2">
        <w:rPr>
          <w:rFonts w:ascii="Times New Roman" w:hAnsi="Times New Roman" w:cs="Times New Roman"/>
        </w:rPr>
        <w:t xml:space="preserve">insulin </w:t>
      </w:r>
      <w:r w:rsidR="00DC04DD">
        <w:rPr>
          <w:rFonts w:ascii="Times New Roman" w:hAnsi="Times New Roman" w:cs="Times New Roman"/>
        </w:rPr>
        <w:t>on endocrine and metabolic parameters are</w:t>
      </w:r>
      <w:r w:rsidR="00CC10B2" w:rsidRPr="00CC10B2">
        <w:rPr>
          <w:rFonts w:ascii="Times New Roman" w:hAnsi="Times New Roman" w:cs="Times New Roman"/>
        </w:rPr>
        <w:t xml:space="preserve"> different </w:t>
      </w:r>
      <w:r w:rsidR="00DC04DD">
        <w:rPr>
          <w:rFonts w:ascii="Times New Roman" w:hAnsi="Times New Roman" w:cs="Times New Roman"/>
        </w:rPr>
        <w:t>between</w:t>
      </w:r>
      <w:r w:rsidR="00DC04DD" w:rsidRPr="00CC10B2">
        <w:rPr>
          <w:rFonts w:ascii="Times New Roman" w:hAnsi="Times New Roman" w:cs="Times New Roman"/>
        </w:rPr>
        <w:t xml:space="preserve"> </w:t>
      </w:r>
      <w:r w:rsidR="00DC04DD">
        <w:rPr>
          <w:rFonts w:ascii="Times New Roman" w:hAnsi="Times New Roman" w:cs="Times New Roman"/>
        </w:rPr>
        <w:t>distinct</w:t>
      </w:r>
      <w:r w:rsidR="00DC04DD" w:rsidRPr="00CC10B2">
        <w:rPr>
          <w:rFonts w:ascii="Times New Roman" w:hAnsi="Times New Roman" w:cs="Times New Roman"/>
        </w:rPr>
        <w:t xml:space="preserve"> </w:t>
      </w:r>
      <w:r w:rsidR="00CC10B2" w:rsidRPr="00CC10B2">
        <w:rPr>
          <w:rFonts w:ascii="Times New Roman" w:hAnsi="Times New Roman" w:cs="Times New Roman"/>
        </w:rPr>
        <w:t>age groups</w:t>
      </w:r>
      <w:r w:rsidR="00DC04DD">
        <w:rPr>
          <w:rFonts w:ascii="Times New Roman" w:hAnsi="Times New Roman" w:cs="Times New Roman"/>
        </w:rPr>
        <w:t xml:space="preserve"> and people with or without metabolic disease</w:t>
      </w:r>
      <w:r w:rsidR="0006454D">
        <w:rPr>
          <w:rFonts w:ascii="Times New Roman" w:hAnsi="Times New Roman" w:cs="Times New Roman"/>
        </w:rPr>
        <w:t xml:space="preserve">. </w:t>
      </w:r>
      <w:r w:rsidR="00DA658E">
        <w:rPr>
          <w:rFonts w:ascii="Times New Roman" w:hAnsi="Times New Roman" w:cs="Times New Roman"/>
        </w:rPr>
        <w:t xml:space="preserve"> </w:t>
      </w:r>
      <w:r w:rsidR="009C6CA4">
        <w:rPr>
          <w:rFonts w:ascii="Times New Roman" w:hAnsi="Times New Roman" w:cs="Times New Roman"/>
        </w:rPr>
        <w:t xml:space="preserve">It is also hard to say if the conditioned effect we found is beneficial or not for patients. On the one hand, diabetes treatment aims to reduce blood glucose. On the other hand though, instability of plasma glucose levels has been shown to promote </w:t>
      </w:r>
      <w:r w:rsidR="009C6CA4" w:rsidRPr="00622F00">
        <w:rPr>
          <w:rFonts w:ascii="Times New Roman" w:hAnsi="Times New Roman" w:cs="Times New Roman"/>
        </w:rPr>
        <w:t>microvascular and macrovascular complications</w:t>
      </w:r>
      <w:r w:rsidR="009C6CA4">
        <w:rPr>
          <w:rFonts w:ascii="Times New Roman" w:hAnsi="Times New Roman" w:cs="Times New Roman"/>
        </w:rPr>
        <w:t xml:space="preserve"> such as retinopathy, nephropathy and heart disease </w:t>
      </w:r>
      <w:r w:rsidR="009C6CA4">
        <w:rPr>
          <w:rFonts w:ascii="Times New Roman" w:hAnsi="Times New Roman" w:cs="Times New Roman"/>
        </w:rPr>
        <w:fldChar w:fldCharType="begin"/>
      </w:r>
      <w:r w:rsidR="009220A1">
        <w:rPr>
          <w:rFonts w:ascii="Times New Roman" w:hAnsi="Times New Roman" w:cs="Times New Roman"/>
        </w:rPr>
        <w:instrText xml:space="preserve"> ADDIN ZOTERO_ITEM CSL_CITATION {"citationID":"2S7Rjon5","properties":{"formattedCitation":"[28, 29]","plainCitation":"[28, 29]","noteIndex":0},"citationItems":[{"id":4544,"uris":["http://zotero.org/users/5869905/items/RU5MWDVI"],"itemData":{"id":4544,"type":"article-journal","container-title":"Diabetes","issue":"8","note":"publisher: Am Diabetes Assoc","page":"968–983","source":"Google Scholar","title":"The relationship of glycemic exposure (HbA1c) to the risk of development and progression of retinopathy in the diabetes control and complications trial","volume":"44","author":[{"family":"Control","given":"Diabetes"},{"family":"Group","given":"Complications Trial Research"}],"issued":{"date-parts":[["1995"]]}}},{"id":4546,"uris":["http://zotero.org/users/5869905/items/5VPAF6JH"],"itemData":{"id":4546,"type":"article-journal","abstract":"In summary, over the past 16 years, since the publication of Kelly West's book, epidemiological study has provided better insight into the relation of hyperglycemia and diabetic complications. Data from the WESDR demonstrate a strong consistent relationship between hyperglycemia and the incidence and progression of microvascular (diabetic retinopathy, loss of vision, and nephropathy) and macrovascular (amputation and cardiovascular disease mortality) complications in people with IDDM and NIDDM (Figs. 19 and 20). The DCCT has demonstrated that intensive insulin therapy will reduce the incidence and progression of microvascular complications in people with IDDM (22). A number of further challenges await laboratory scientists and epidemiologists regarding hyperglycemia in people with diabetes. There is a need to understand the relation of hyperglycemia to pathogenetic mechanisms that lead to the development of specific complications, to develop new methods to detect and physiologically treat hyperglycemia, and to develop better methods of primary and secondary prevention of diabetic complications in people with IDDM and NIDDM.","container-title":"Diabetes Care","DOI":"10.2337/diacare.18.2.258","ISSN":"0149-5992","issue":"2","journalAbbreviation":"Diabetes Care","language":"eng","note":"PMID: 7729308","page":"258-268","source":"PubMed","title":"Hyperglycemia and microvascular and macrovascular disease in diabetes","volume":"18","author":[{"family":"Klein","given":"R."}],"issued":{"date-parts":[["1995",2]]}}}],"schema":"https://github.com/citation-style-language/schema/raw/master/csl-citation.json"} </w:instrText>
      </w:r>
      <w:r w:rsidR="009C6CA4">
        <w:rPr>
          <w:rFonts w:ascii="Times New Roman" w:hAnsi="Times New Roman" w:cs="Times New Roman"/>
        </w:rPr>
        <w:fldChar w:fldCharType="separate"/>
      </w:r>
      <w:r w:rsidR="009220A1" w:rsidRPr="009220A1">
        <w:rPr>
          <w:rFonts w:ascii="Times New Roman" w:hAnsi="Times New Roman" w:cs="Times New Roman"/>
        </w:rPr>
        <w:t>[28, 29]</w:t>
      </w:r>
      <w:r w:rsidR="009C6CA4">
        <w:rPr>
          <w:rFonts w:ascii="Times New Roman" w:hAnsi="Times New Roman" w:cs="Times New Roman"/>
        </w:rPr>
        <w:fldChar w:fldCharType="end"/>
      </w:r>
      <w:r w:rsidR="009C6CA4">
        <w:rPr>
          <w:rFonts w:ascii="Times New Roman" w:hAnsi="Times New Roman" w:cs="Times New Roman"/>
        </w:rPr>
        <w:t xml:space="preserve">, and the importance of stabilizing glucose levels is widely discussed in literature </w:t>
      </w:r>
      <w:r w:rsidR="009C6CA4">
        <w:rPr>
          <w:rFonts w:ascii="Times New Roman" w:hAnsi="Times New Roman" w:cs="Times New Roman"/>
        </w:rPr>
        <w:fldChar w:fldCharType="begin"/>
      </w:r>
      <w:r w:rsidR="009220A1">
        <w:rPr>
          <w:rFonts w:ascii="Times New Roman" w:hAnsi="Times New Roman" w:cs="Times New Roman"/>
        </w:rPr>
        <w:instrText xml:space="preserve"> ADDIN ZOTERO_ITEM CSL_CITATION {"citationID":"5D2q605l","properties":{"formattedCitation":"[30, 31]","plainCitation":"[30, 31]","noteIndex":0},"citationItems":[{"id":4548,"uris":["http://zotero.org/users/5869905/items/7H8DNQAJ"],"itemData":{"id":4548,"type":"article-journal","container-title":"Diabetes care","issue":"Supplement 2","note":"publisher: Am Diabetes Assoc","page":"S150–S154","source":"Google Scholar","title":"Glycemic variability: should we and can we prevent it?","title-short":"Glycemic variability","volume":"31","author":[{"family":"Monnier","given":"Louis"},{"family":"Colette","given":"Claude"}],"issued":{"date-parts":[["2008"]]}}},{"id":4550,"uris":["http://zotero.org/users/5869905/items/9X8SFIN4"],"itemData":{"id":4550,"type":"article-journal","container-title":"Journal of diabetes science and technology","issue":"5","note":"publisher: SAGE Publications Sage CA: Los Angeles, CA","page":"1007–1015","source":"Google Scholar","title":"Different indexes of glycemic variability as identifiers of patients with risk of hypoglycemia in type 2 diabetes mellitus","volume":"12","author":[{"family":"Gómez","given":"Ana M."},{"family":"Muñoz","given":"Oscar M."},{"family":"Marin","given":"Alejandro"},{"family":"Fonseca","given":"Maria Camila"},{"family":"Rondon","given":"Martin"},{"family":"Robledo Gómez","given":"María Alejandra"},{"family":"Sanko","given":"Andrei"},{"family":"Lujan","given":"Dilcia"},{"family":"García-Jaramillo","given":"Maira"},{"family":"León Vargas","given":"Fabian Mauricio"}],"issued":{"date-parts":[["2018"]]}}}],"schema":"https://github.com/citation-style-language/schema/raw/master/csl-citation.json"} </w:instrText>
      </w:r>
      <w:r w:rsidR="009C6CA4">
        <w:rPr>
          <w:rFonts w:ascii="Times New Roman" w:hAnsi="Times New Roman" w:cs="Times New Roman"/>
        </w:rPr>
        <w:fldChar w:fldCharType="separate"/>
      </w:r>
      <w:r w:rsidR="009220A1" w:rsidRPr="009220A1">
        <w:rPr>
          <w:rFonts w:ascii="Times New Roman" w:hAnsi="Times New Roman" w:cs="Times New Roman"/>
        </w:rPr>
        <w:t>[30, 31]</w:t>
      </w:r>
      <w:r w:rsidR="009C6CA4">
        <w:rPr>
          <w:rFonts w:ascii="Times New Roman" w:hAnsi="Times New Roman" w:cs="Times New Roman"/>
        </w:rPr>
        <w:fldChar w:fldCharType="end"/>
      </w:r>
      <w:r w:rsidR="009C6CA4">
        <w:rPr>
          <w:rFonts w:ascii="Times New Roman" w:hAnsi="Times New Roman" w:cs="Times New Roman"/>
        </w:rPr>
        <w:t>. Future research should look into how beneficial intranasal insulin is for glucose metabolism for patients with diabetes type-2.</w:t>
      </w:r>
    </w:p>
    <w:p w14:paraId="07DC79F2" w14:textId="649DB44D" w:rsidR="00870102" w:rsidRDefault="001519CC" w:rsidP="00F870B9">
      <w:pPr>
        <w:spacing w:before="120" w:after="120" w:line="360" w:lineRule="auto"/>
        <w:contextualSpacing/>
        <w:rPr>
          <w:rFonts w:ascii="Times New Roman" w:hAnsi="Times New Roman" w:cs="Times New Roman"/>
        </w:rPr>
      </w:pPr>
      <w:r w:rsidRPr="001519CC">
        <w:rPr>
          <w:rFonts w:ascii="Times New Roman" w:hAnsi="Times New Roman" w:cs="Times New Roman"/>
        </w:rPr>
        <w:t xml:space="preserve">We have also found that conditioning with intranasal insulin decreased hunger in healthy </w:t>
      </w:r>
      <w:r w:rsidR="001D274E">
        <w:rPr>
          <w:rFonts w:ascii="Times New Roman" w:hAnsi="Times New Roman" w:cs="Times New Roman"/>
        </w:rPr>
        <w:t>participants</w:t>
      </w:r>
      <w:r w:rsidR="00FC2215">
        <w:rPr>
          <w:rFonts w:ascii="Times New Roman" w:hAnsi="Times New Roman" w:cs="Times New Roman"/>
        </w:rPr>
        <w:t>,</w:t>
      </w:r>
      <w:r w:rsidR="00FC2215" w:rsidRPr="00FC2215">
        <w:rPr>
          <w:rFonts w:ascii="Times New Roman" w:hAnsi="Times New Roman" w:cs="Times New Roman"/>
        </w:rPr>
        <w:t xml:space="preserve"> </w:t>
      </w:r>
      <w:r w:rsidR="00FC2215">
        <w:rPr>
          <w:rFonts w:ascii="Times New Roman" w:hAnsi="Times New Roman" w:cs="Times New Roman"/>
        </w:rPr>
        <w:t>partially confirming our study hypothesis</w:t>
      </w:r>
      <w:r w:rsidRPr="001519CC">
        <w:rPr>
          <w:rFonts w:ascii="Times New Roman" w:hAnsi="Times New Roman" w:cs="Times New Roman"/>
        </w:rPr>
        <w:t xml:space="preserve">. </w:t>
      </w:r>
      <w:r w:rsidR="0058075E">
        <w:rPr>
          <w:rFonts w:ascii="Times New Roman" w:hAnsi="Times New Roman" w:cs="Times New Roman"/>
        </w:rPr>
        <w:t xml:space="preserve">As </w:t>
      </w:r>
      <w:r w:rsidR="00DC04DD">
        <w:rPr>
          <w:rFonts w:ascii="Times New Roman" w:hAnsi="Times New Roman" w:cs="Times New Roman"/>
        </w:rPr>
        <w:t>blood</w:t>
      </w:r>
      <w:r w:rsidR="0058075E">
        <w:rPr>
          <w:rFonts w:ascii="Times New Roman" w:hAnsi="Times New Roman" w:cs="Times New Roman"/>
        </w:rPr>
        <w:t xml:space="preserve"> insulin </w:t>
      </w:r>
      <w:r w:rsidR="00DC04DD">
        <w:rPr>
          <w:rFonts w:ascii="Times New Roman" w:hAnsi="Times New Roman" w:cs="Times New Roman"/>
        </w:rPr>
        <w:t xml:space="preserve">levels </w:t>
      </w:r>
      <w:r w:rsidR="0058075E">
        <w:rPr>
          <w:rFonts w:ascii="Times New Roman" w:hAnsi="Times New Roman" w:cs="Times New Roman"/>
        </w:rPr>
        <w:t xml:space="preserve">rapidly </w:t>
      </w:r>
      <w:r w:rsidR="00DC04DD">
        <w:rPr>
          <w:rFonts w:ascii="Times New Roman" w:hAnsi="Times New Roman" w:cs="Times New Roman"/>
        </w:rPr>
        <w:t xml:space="preserve">rise </w:t>
      </w:r>
      <w:r w:rsidR="0058075E">
        <w:rPr>
          <w:rFonts w:ascii="Times New Roman" w:hAnsi="Times New Roman" w:cs="Times New Roman"/>
        </w:rPr>
        <w:t xml:space="preserve">after food intake and </w:t>
      </w:r>
      <w:r w:rsidR="00DC04DD">
        <w:rPr>
          <w:rFonts w:ascii="Times New Roman" w:hAnsi="Times New Roman" w:cs="Times New Roman"/>
        </w:rPr>
        <w:lastRenderedPageBreak/>
        <w:t xml:space="preserve">insulin </w:t>
      </w:r>
      <w:r w:rsidR="0058075E">
        <w:rPr>
          <w:rFonts w:ascii="Times New Roman" w:hAnsi="Times New Roman" w:cs="Times New Roman"/>
        </w:rPr>
        <w:t>penetrate</w:t>
      </w:r>
      <w:r w:rsidR="005735CD">
        <w:rPr>
          <w:rFonts w:ascii="Times New Roman" w:hAnsi="Times New Roman" w:cs="Times New Roman"/>
        </w:rPr>
        <w:t>s</w:t>
      </w:r>
      <w:r w:rsidR="0058075E">
        <w:rPr>
          <w:rFonts w:ascii="Times New Roman" w:hAnsi="Times New Roman" w:cs="Times New Roman"/>
        </w:rPr>
        <w:t xml:space="preserve"> </w:t>
      </w:r>
      <w:r w:rsidR="00503D3D">
        <w:rPr>
          <w:rFonts w:ascii="Times New Roman" w:hAnsi="Times New Roman" w:cs="Times New Roman"/>
        </w:rPr>
        <w:t>the</w:t>
      </w:r>
      <w:r w:rsidR="0058075E">
        <w:rPr>
          <w:rFonts w:ascii="Times New Roman" w:hAnsi="Times New Roman" w:cs="Times New Roman"/>
        </w:rPr>
        <w:t xml:space="preserve"> blood brain barrier, it serves as one of the signals to the central nervous system, and particularly </w:t>
      </w:r>
      <w:r w:rsidR="00472B68">
        <w:rPr>
          <w:rFonts w:ascii="Times New Roman" w:hAnsi="Times New Roman" w:cs="Times New Roman"/>
        </w:rPr>
        <w:t xml:space="preserve">the </w:t>
      </w:r>
      <w:r w:rsidR="0058075E">
        <w:rPr>
          <w:rFonts w:ascii="Times New Roman" w:hAnsi="Times New Roman" w:cs="Times New Roman"/>
        </w:rPr>
        <w:t xml:space="preserve">hypothalamus, to stop feeding and decrease hunger </w:t>
      </w:r>
      <w:r w:rsidR="0058075E">
        <w:rPr>
          <w:rFonts w:ascii="Times New Roman" w:hAnsi="Times New Roman" w:cs="Times New Roman"/>
        </w:rPr>
        <w:fldChar w:fldCharType="begin"/>
      </w:r>
      <w:r w:rsidR="009220A1">
        <w:rPr>
          <w:rFonts w:ascii="Times New Roman" w:hAnsi="Times New Roman" w:cs="Times New Roman"/>
        </w:rPr>
        <w:instrText xml:space="preserve"> ADDIN ZOTERO_ITEM CSL_CITATION {"citationID":"PxdV71hw","properties":{"formattedCitation":"[32]","plainCitation":"[32]","noteIndex":0},"citationItems":[{"id":4527,"uris":["http://zotero.org/users/5869905/items/KJIRCH7E"],"itemData":{"id":4527,"type":"article-journal","container-title":"Diabetes","issue":"9","note":"publisher: Am Diabetes Assoc","page":"2202–2208","source":"Google Scholar","title":"Transcortical direct current potential shift reflects immediate signaling of systemic insulin to the human brain","volume":"53","author":[{"family":"Hallschmid","given":"Manfred"},{"family":"Schultes","given":"Bernd"},{"family":"Marshall","given":"Lisa"},{"family":"Mölle","given":"Matthias"},{"family":"Kern","given":"Werner"},{"family":"Bredthauer","given":"Julia"},{"family":"Fehm","given":"Horst L."},{"family":"Born","given":"Jan"}],"issued":{"date-parts":[["2004"]]}}}],"schema":"https://github.com/citation-style-language/schema/raw/master/csl-citation.json"} </w:instrText>
      </w:r>
      <w:r w:rsidR="0058075E">
        <w:rPr>
          <w:rFonts w:ascii="Times New Roman" w:hAnsi="Times New Roman" w:cs="Times New Roman"/>
        </w:rPr>
        <w:fldChar w:fldCharType="separate"/>
      </w:r>
      <w:r w:rsidR="009220A1" w:rsidRPr="009220A1">
        <w:rPr>
          <w:rFonts w:ascii="Times New Roman" w:hAnsi="Times New Roman" w:cs="Times New Roman"/>
        </w:rPr>
        <w:t>[32]</w:t>
      </w:r>
      <w:r w:rsidR="0058075E">
        <w:rPr>
          <w:rFonts w:ascii="Times New Roman" w:hAnsi="Times New Roman" w:cs="Times New Roman"/>
        </w:rPr>
        <w:fldChar w:fldCharType="end"/>
      </w:r>
      <w:r w:rsidR="0058075E">
        <w:rPr>
          <w:rFonts w:ascii="Times New Roman" w:hAnsi="Times New Roman" w:cs="Times New Roman"/>
        </w:rPr>
        <w:t xml:space="preserve">. </w:t>
      </w:r>
      <w:r w:rsidR="005735CD">
        <w:rPr>
          <w:rFonts w:ascii="Times New Roman" w:hAnsi="Times New Roman" w:cs="Times New Roman"/>
        </w:rPr>
        <w:t>Intranasal insulin ha</w:t>
      </w:r>
      <w:r w:rsidR="00472B68">
        <w:rPr>
          <w:rFonts w:ascii="Times New Roman" w:hAnsi="Times New Roman" w:cs="Times New Roman"/>
        </w:rPr>
        <w:t>s</w:t>
      </w:r>
      <w:r w:rsidR="005735CD">
        <w:rPr>
          <w:rFonts w:ascii="Times New Roman" w:hAnsi="Times New Roman" w:cs="Times New Roman"/>
        </w:rPr>
        <w:t xml:space="preserve"> been shown to affect </w:t>
      </w:r>
      <w:r w:rsidR="00472B68">
        <w:rPr>
          <w:rFonts w:ascii="Times New Roman" w:hAnsi="Times New Roman" w:cs="Times New Roman"/>
        </w:rPr>
        <w:t xml:space="preserve">hypothalamic neuronal </w:t>
      </w:r>
      <w:r w:rsidR="005735CD">
        <w:rPr>
          <w:rFonts w:ascii="Times New Roman" w:hAnsi="Times New Roman" w:cs="Times New Roman"/>
        </w:rPr>
        <w:t xml:space="preserve">activity </w:t>
      </w:r>
      <w:r w:rsidR="005735CD">
        <w:rPr>
          <w:rFonts w:ascii="Times New Roman" w:hAnsi="Times New Roman" w:cs="Times New Roman"/>
        </w:rPr>
        <w:fldChar w:fldCharType="begin"/>
      </w:r>
      <w:r w:rsidR="009220A1">
        <w:rPr>
          <w:rFonts w:ascii="Times New Roman" w:hAnsi="Times New Roman" w:cs="Times New Roman"/>
        </w:rPr>
        <w:instrText xml:space="preserve"> ADDIN ZOTERO_ITEM CSL_CITATION {"citationID":"g0p1ccOm","properties":{"formattedCitation":"[12]","plainCitation":"[12]","noteIndex":0},"citationItems":[{"id":3408,"uris":["http://zotero.org/users/5869905/items/NPHXCXJA"],"itemData":{"id":3408,"type":"article-journal","container-title":"Scientific reports","issue":"1","page":"13327","source":"Google Scholar","title":"Effects of intranasal insulin application on the hypothalamic BOLD response to glucose ingestion","volume":"7","author":[{"family":"Opstal","given":"Anna M.","non-dropping-particle":"van"},{"family":"Akintola","given":"Abimbola A."},{"family":"Elst","given":"Marjan","non-dropping-particle":"van der"},{"family":"Westendorp","given":"Rudi G."},{"family":"Pijl","given":"Hanno"},{"family":"Heemst","given":"Diana","non-dropping-particle":"van"},{"family":"Grond","given":"Jeroen","non-dropping-particle":"van der"}],"issued":{"date-parts":[["2017"]]}}}],"schema":"https://github.com/citation-style-language/schema/raw/master/csl-citation.json"} </w:instrText>
      </w:r>
      <w:r w:rsidR="005735CD">
        <w:rPr>
          <w:rFonts w:ascii="Times New Roman" w:hAnsi="Times New Roman" w:cs="Times New Roman"/>
        </w:rPr>
        <w:fldChar w:fldCharType="separate"/>
      </w:r>
      <w:r w:rsidR="009220A1" w:rsidRPr="009220A1">
        <w:rPr>
          <w:rFonts w:ascii="Times New Roman" w:hAnsi="Times New Roman" w:cs="Times New Roman"/>
        </w:rPr>
        <w:t>[12]</w:t>
      </w:r>
      <w:r w:rsidR="005735CD">
        <w:rPr>
          <w:rFonts w:ascii="Times New Roman" w:hAnsi="Times New Roman" w:cs="Times New Roman"/>
        </w:rPr>
        <w:fldChar w:fldCharType="end"/>
      </w:r>
      <w:r w:rsidR="005735CD">
        <w:rPr>
          <w:rFonts w:ascii="Times New Roman" w:hAnsi="Times New Roman" w:cs="Times New Roman"/>
        </w:rPr>
        <w:t xml:space="preserve">. </w:t>
      </w:r>
      <w:r w:rsidR="00472B68">
        <w:rPr>
          <w:rFonts w:ascii="Times New Roman" w:hAnsi="Times New Roman" w:cs="Times New Roman"/>
        </w:rPr>
        <w:t>Perhaps</w:t>
      </w:r>
      <w:r w:rsidR="005735CD">
        <w:rPr>
          <w:rFonts w:ascii="Times New Roman" w:hAnsi="Times New Roman" w:cs="Times New Roman"/>
        </w:rPr>
        <w:t xml:space="preserve"> conditioning with intranasal insulin triggers </w:t>
      </w:r>
      <w:r w:rsidR="00472B68">
        <w:rPr>
          <w:rFonts w:ascii="Times New Roman" w:hAnsi="Times New Roman" w:cs="Times New Roman"/>
        </w:rPr>
        <w:t xml:space="preserve">neuronal </w:t>
      </w:r>
      <w:r w:rsidR="005735CD">
        <w:rPr>
          <w:rFonts w:ascii="Times New Roman" w:hAnsi="Times New Roman" w:cs="Times New Roman"/>
        </w:rPr>
        <w:t>activity in</w:t>
      </w:r>
      <w:r w:rsidR="00503D3D">
        <w:rPr>
          <w:rFonts w:ascii="Times New Roman" w:hAnsi="Times New Roman" w:cs="Times New Roman"/>
        </w:rPr>
        <w:t xml:space="preserve"> the</w:t>
      </w:r>
      <w:r w:rsidR="005735CD">
        <w:rPr>
          <w:rFonts w:ascii="Times New Roman" w:hAnsi="Times New Roman" w:cs="Times New Roman"/>
        </w:rPr>
        <w:t xml:space="preserve"> </w:t>
      </w:r>
      <w:r w:rsidR="00F34623">
        <w:rPr>
          <w:rFonts w:ascii="Times New Roman" w:hAnsi="Times New Roman" w:cs="Times New Roman"/>
        </w:rPr>
        <w:t>hypothalamus that</w:t>
      </w:r>
      <w:r w:rsidR="005735CD">
        <w:rPr>
          <w:rFonts w:ascii="Times New Roman" w:hAnsi="Times New Roman" w:cs="Times New Roman"/>
        </w:rPr>
        <w:t xml:space="preserve"> </w:t>
      </w:r>
      <w:r w:rsidR="00503D3D">
        <w:rPr>
          <w:rFonts w:ascii="Times New Roman" w:hAnsi="Times New Roman" w:cs="Times New Roman"/>
        </w:rPr>
        <w:t xml:space="preserve">a </w:t>
      </w:r>
      <w:r w:rsidR="00472B68">
        <w:rPr>
          <w:rFonts w:ascii="Times New Roman" w:hAnsi="Times New Roman" w:cs="Times New Roman"/>
        </w:rPr>
        <w:t>dampens appetite</w:t>
      </w:r>
      <w:r w:rsidR="005735CD">
        <w:rPr>
          <w:rFonts w:ascii="Times New Roman" w:hAnsi="Times New Roman" w:cs="Times New Roman"/>
        </w:rPr>
        <w:t xml:space="preserve">. </w:t>
      </w:r>
      <w:r w:rsidR="00F34623">
        <w:rPr>
          <w:rFonts w:ascii="Times New Roman" w:hAnsi="Times New Roman" w:cs="Times New Roman"/>
        </w:rPr>
        <w:t xml:space="preserve">However, this effect was found only in healthy controls and not </w:t>
      </w:r>
      <w:r w:rsidR="00FC2215">
        <w:rPr>
          <w:rFonts w:ascii="Times New Roman" w:hAnsi="Times New Roman" w:cs="Times New Roman"/>
        </w:rPr>
        <w:t xml:space="preserve">in </w:t>
      </w:r>
      <w:r w:rsidR="00F34623">
        <w:rPr>
          <w:rFonts w:ascii="Times New Roman" w:hAnsi="Times New Roman" w:cs="Times New Roman"/>
        </w:rPr>
        <w:t>patients with diabetes type-2.</w:t>
      </w:r>
      <w:r w:rsidR="00392016">
        <w:rPr>
          <w:rFonts w:ascii="Times New Roman" w:hAnsi="Times New Roman" w:cs="Times New Roman"/>
        </w:rPr>
        <w:t xml:space="preserve"> P</w:t>
      </w:r>
      <w:r w:rsidR="00392016" w:rsidRPr="00392016">
        <w:rPr>
          <w:rFonts w:ascii="Times New Roman" w:hAnsi="Times New Roman" w:cs="Times New Roman"/>
        </w:rPr>
        <w:t xml:space="preserve">atients </w:t>
      </w:r>
      <w:r w:rsidR="00392016">
        <w:rPr>
          <w:rFonts w:ascii="Times New Roman" w:hAnsi="Times New Roman" w:cs="Times New Roman"/>
        </w:rPr>
        <w:t xml:space="preserve">in our sample </w:t>
      </w:r>
      <w:r w:rsidR="00392016" w:rsidRPr="00392016">
        <w:rPr>
          <w:rFonts w:ascii="Times New Roman" w:hAnsi="Times New Roman" w:cs="Times New Roman"/>
        </w:rPr>
        <w:t>did not have any increase in hunger during the sessions, even though they had significantly higher baseline hunger than healthy controls.</w:t>
      </w:r>
      <w:r w:rsidR="00392016">
        <w:rPr>
          <w:rFonts w:ascii="Times New Roman" w:hAnsi="Times New Roman" w:cs="Times New Roman"/>
        </w:rPr>
        <w:t xml:space="preserve">  </w:t>
      </w:r>
      <w:r w:rsidR="00870102">
        <w:rPr>
          <w:rFonts w:ascii="Times New Roman" w:hAnsi="Times New Roman" w:cs="Times New Roman"/>
        </w:rPr>
        <w:t xml:space="preserve">This finding </w:t>
      </w:r>
      <w:r w:rsidR="00472B68">
        <w:rPr>
          <w:rFonts w:ascii="Times New Roman" w:hAnsi="Times New Roman" w:cs="Times New Roman"/>
        </w:rPr>
        <w:t>is in keeping with</w:t>
      </w:r>
      <w:r w:rsidR="00870102">
        <w:rPr>
          <w:rFonts w:ascii="Times New Roman" w:hAnsi="Times New Roman" w:cs="Times New Roman"/>
        </w:rPr>
        <w:t xml:space="preserve"> previous research that found that obese patients and patients with diabetes type-2 might be less responsive to the metabolic effects of intranasal insulin </w:t>
      </w:r>
      <w:r w:rsidR="00870102">
        <w:rPr>
          <w:rFonts w:ascii="Times New Roman" w:hAnsi="Times New Roman" w:cs="Times New Roman"/>
        </w:rPr>
        <w:fldChar w:fldCharType="begin"/>
      </w:r>
      <w:r w:rsidR="009220A1">
        <w:rPr>
          <w:rFonts w:ascii="Times New Roman" w:hAnsi="Times New Roman" w:cs="Times New Roman"/>
        </w:rPr>
        <w:instrText xml:space="preserve"> ADDIN ZOTERO_ITEM CSL_CITATION {"citationID":"aMkah538","properties":{"formattedCitation":"[25]","plainCitation":"[25]","noteIndex":0},"citationItems":[{"id":4510,"uris":["http://zotero.org/users/5869905/items/QNPRL9VK"],"itemData":{"id":4510,"type":"article-journal","container-title":"Diabetes, Obesity and Metabolism","issue":"7","note":"publisher: Wiley Online Library","page":"1751–1754","source":"Google Scholar","title":"Effects of intranasal insulin on endogenous glucose production in insulin-resistant men","volume":"20","author":[{"family":"Xiao","given":"Changting"},{"family":"Dash","given":"Satya"},{"family":"Stahel","given":"Priska"},{"family":"Lewis","given":"Gary F."}],"issued":{"date-parts":[["2018"]]}}}],"schema":"https://github.com/citation-style-language/schema/raw/master/csl-citation.json"} </w:instrText>
      </w:r>
      <w:r w:rsidR="00870102">
        <w:rPr>
          <w:rFonts w:ascii="Times New Roman" w:hAnsi="Times New Roman" w:cs="Times New Roman"/>
        </w:rPr>
        <w:fldChar w:fldCharType="separate"/>
      </w:r>
      <w:r w:rsidR="009220A1" w:rsidRPr="009220A1">
        <w:rPr>
          <w:rFonts w:ascii="Times New Roman" w:hAnsi="Times New Roman" w:cs="Times New Roman"/>
        </w:rPr>
        <w:t>[25]</w:t>
      </w:r>
      <w:r w:rsidR="00870102">
        <w:rPr>
          <w:rFonts w:ascii="Times New Roman" w:hAnsi="Times New Roman" w:cs="Times New Roman"/>
        </w:rPr>
        <w:fldChar w:fldCharType="end"/>
      </w:r>
      <w:r w:rsidR="00870102">
        <w:rPr>
          <w:rFonts w:ascii="Times New Roman" w:hAnsi="Times New Roman" w:cs="Times New Roman"/>
        </w:rPr>
        <w:t xml:space="preserve"> </w:t>
      </w:r>
      <w:r w:rsidR="00870102">
        <w:rPr>
          <w:rFonts w:ascii="Times New Roman" w:hAnsi="Times New Roman" w:cs="Times New Roman"/>
        </w:rPr>
        <w:fldChar w:fldCharType="begin"/>
      </w:r>
      <w:r w:rsidR="009220A1">
        <w:rPr>
          <w:rFonts w:ascii="Times New Roman" w:hAnsi="Times New Roman" w:cs="Times New Roman"/>
        </w:rPr>
        <w:instrText xml:space="preserve"> ADDIN ZOTERO_ITEM CSL_CITATION {"citationID":"yUnDy3aS","properties":{"formattedCitation":"[26]","plainCitation":"[26]","noteIndex":0},"citationItems":[{"id":4512,"uris":["http://zotero.org/users/5869905/items/IFAWWR75"],"itemData":{"id":4512,"type":"article-journal","container-title":"Diabetes","issue":"6","note":"publisher: Am Diabetes Assoc","page":"1966–1975","source":"Google Scholar","title":"Effects of intranasal insulin on hepatic fat accumulation and energy metabolism in humans","volume":"64","author":[{"family":"Gancheva","given":"Sofiya"},{"family":"Koliaki","given":"Chrysi"},{"family":"Bierwagen","given":"Alessandra"},{"family":"Nowotny","given":"Peter"},{"family":"Heni","given":"Martin"},{"family":"Fritsche","given":"Andreas"},{"family":"Häring","given":"Hans-Ulrich"},{"family":"Szendroedi","given":"Julia"},{"family":"Roden","given":"Michael"}],"issued":{"date-parts":[["2015"]]}}}],"schema":"https://github.com/citation-style-language/schema/raw/master/csl-citation.json"} </w:instrText>
      </w:r>
      <w:r w:rsidR="00870102">
        <w:rPr>
          <w:rFonts w:ascii="Times New Roman" w:hAnsi="Times New Roman" w:cs="Times New Roman"/>
        </w:rPr>
        <w:fldChar w:fldCharType="separate"/>
      </w:r>
      <w:r w:rsidR="009220A1" w:rsidRPr="009220A1">
        <w:rPr>
          <w:rFonts w:ascii="Times New Roman" w:hAnsi="Times New Roman" w:cs="Times New Roman"/>
        </w:rPr>
        <w:t>[26]</w:t>
      </w:r>
      <w:r w:rsidR="00870102">
        <w:rPr>
          <w:rFonts w:ascii="Times New Roman" w:hAnsi="Times New Roman" w:cs="Times New Roman"/>
        </w:rPr>
        <w:fldChar w:fldCharType="end"/>
      </w:r>
      <w:r w:rsidR="00870102">
        <w:rPr>
          <w:rFonts w:ascii="Times New Roman" w:hAnsi="Times New Roman" w:cs="Times New Roman"/>
        </w:rPr>
        <w:t>.</w:t>
      </w:r>
      <w:r w:rsidR="00A96E50">
        <w:rPr>
          <w:rFonts w:ascii="Times New Roman" w:hAnsi="Times New Roman" w:cs="Times New Roman"/>
        </w:rPr>
        <w:t xml:space="preserve"> </w:t>
      </w:r>
    </w:p>
    <w:p w14:paraId="7F7B4C83" w14:textId="195B314D" w:rsidR="00173CD8" w:rsidRPr="00E66F9B" w:rsidRDefault="00472B68" w:rsidP="00F870B9">
      <w:pPr>
        <w:spacing w:before="120" w:after="120" w:line="360" w:lineRule="auto"/>
        <w:contextualSpacing/>
        <w:rPr>
          <w:rFonts w:ascii="Times New Roman" w:hAnsi="Times New Roman" w:cs="Times New Roman"/>
          <w:color w:val="000000" w:themeColor="text1"/>
        </w:rPr>
      </w:pPr>
      <w:r w:rsidRPr="00E66F9B">
        <w:rPr>
          <w:rFonts w:ascii="Times New Roman" w:hAnsi="Times New Roman" w:cs="Times New Roman"/>
          <w:color w:val="000000" w:themeColor="text1"/>
        </w:rPr>
        <w:t>In apparent contrast</w:t>
      </w:r>
      <w:r w:rsidR="007812E1" w:rsidRPr="00E66F9B">
        <w:rPr>
          <w:rFonts w:ascii="Times New Roman" w:hAnsi="Times New Roman" w:cs="Times New Roman"/>
          <w:color w:val="000000" w:themeColor="text1"/>
        </w:rPr>
        <w:t xml:space="preserve">, no </w:t>
      </w:r>
      <w:r w:rsidR="00D21A32" w:rsidRPr="00E66F9B">
        <w:rPr>
          <w:rFonts w:ascii="Times New Roman" w:hAnsi="Times New Roman" w:cs="Times New Roman"/>
          <w:color w:val="000000" w:themeColor="text1"/>
        </w:rPr>
        <w:t>effects of insulin or conditioning were</w:t>
      </w:r>
      <w:r w:rsidR="007812E1" w:rsidRPr="00E66F9B">
        <w:rPr>
          <w:rFonts w:ascii="Times New Roman" w:hAnsi="Times New Roman" w:cs="Times New Roman"/>
          <w:color w:val="000000" w:themeColor="text1"/>
        </w:rPr>
        <w:t xml:space="preserve"> found on the calories </w:t>
      </w:r>
      <w:r w:rsidRPr="00E66F9B">
        <w:rPr>
          <w:rFonts w:ascii="Times New Roman" w:hAnsi="Times New Roman" w:cs="Times New Roman"/>
          <w:color w:val="000000" w:themeColor="text1"/>
        </w:rPr>
        <w:t>consumed</w:t>
      </w:r>
      <w:r w:rsidR="007812E1" w:rsidRPr="00E66F9B">
        <w:rPr>
          <w:rFonts w:ascii="Times New Roman" w:hAnsi="Times New Roman" w:cs="Times New Roman"/>
          <w:color w:val="000000" w:themeColor="text1"/>
        </w:rPr>
        <w:t xml:space="preserve">. </w:t>
      </w:r>
      <w:r w:rsidR="00E66F9B">
        <w:rPr>
          <w:rFonts w:ascii="Times New Roman" w:hAnsi="Times New Roman" w:cs="Times New Roman"/>
          <w:color w:val="000000" w:themeColor="text1"/>
        </w:rPr>
        <w:t>T</w:t>
      </w:r>
      <w:r w:rsidR="00970491" w:rsidRPr="00E66F9B">
        <w:rPr>
          <w:rFonts w:ascii="Times New Roman" w:hAnsi="Times New Roman" w:cs="Times New Roman"/>
          <w:color w:val="000000" w:themeColor="text1"/>
        </w:rPr>
        <w:t xml:space="preserve">he total amount of calories eaten during </w:t>
      </w:r>
      <w:r w:rsidR="00FC2215" w:rsidRPr="00E66F9B">
        <w:rPr>
          <w:rFonts w:ascii="Times New Roman" w:hAnsi="Times New Roman" w:cs="Times New Roman"/>
          <w:color w:val="000000" w:themeColor="text1"/>
        </w:rPr>
        <w:t xml:space="preserve">the </w:t>
      </w:r>
      <w:r w:rsidR="00E66F9B">
        <w:rPr>
          <w:rFonts w:ascii="Times New Roman" w:hAnsi="Times New Roman" w:cs="Times New Roman"/>
          <w:color w:val="000000" w:themeColor="text1"/>
        </w:rPr>
        <w:t>b</w:t>
      </w:r>
      <w:r w:rsidR="00970491" w:rsidRPr="00E66F9B">
        <w:rPr>
          <w:rFonts w:ascii="Times New Roman" w:hAnsi="Times New Roman" w:cs="Times New Roman"/>
          <w:color w:val="000000" w:themeColor="text1"/>
        </w:rPr>
        <w:t xml:space="preserve">ogus test was </w:t>
      </w:r>
      <w:r w:rsidR="00E57F21" w:rsidRPr="00E66F9B">
        <w:rPr>
          <w:rFonts w:ascii="Times New Roman" w:hAnsi="Times New Roman" w:cs="Times New Roman"/>
          <w:color w:val="000000" w:themeColor="text1"/>
        </w:rPr>
        <w:t xml:space="preserve">very </w:t>
      </w:r>
      <w:r w:rsidR="00970491" w:rsidRPr="00E66F9B">
        <w:rPr>
          <w:rFonts w:ascii="Times New Roman" w:hAnsi="Times New Roman" w:cs="Times New Roman"/>
          <w:color w:val="000000" w:themeColor="text1"/>
        </w:rPr>
        <w:t>low</w:t>
      </w:r>
      <w:r w:rsidR="00E66F9B">
        <w:rPr>
          <w:rFonts w:ascii="Times New Roman" w:hAnsi="Times New Roman" w:cs="Times New Roman"/>
          <w:color w:val="000000" w:themeColor="text1"/>
        </w:rPr>
        <w:t xml:space="preserve">, possibly because participants knew that the experiment was almost over and they could have a </w:t>
      </w:r>
      <w:r w:rsidR="00C050E4">
        <w:rPr>
          <w:rFonts w:ascii="Times New Roman" w:hAnsi="Times New Roman" w:cs="Times New Roman"/>
          <w:color w:val="000000" w:themeColor="text1"/>
        </w:rPr>
        <w:t>larger</w:t>
      </w:r>
      <w:r w:rsidR="00E66F9B">
        <w:rPr>
          <w:rFonts w:ascii="Times New Roman" w:hAnsi="Times New Roman" w:cs="Times New Roman"/>
          <w:color w:val="000000" w:themeColor="text1"/>
        </w:rPr>
        <w:t xml:space="preserve"> meal in several minutes. </w:t>
      </w:r>
      <w:r w:rsidR="00467A0A" w:rsidRPr="00E66F9B">
        <w:rPr>
          <w:rFonts w:ascii="Times New Roman" w:hAnsi="Times New Roman" w:cs="Times New Roman"/>
          <w:color w:val="000000" w:themeColor="text1"/>
        </w:rPr>
        <w:t>For</w:t>
      </w:r>
      <w:r w:rsidR="00970491" w:rsidRPr="00E66F9B">
        <w:rPr>
          <w:rFonts w:ascii="Times New Roman" w:hAnsi="Times New Roman" w:cs="Times New Roman"/>
          <w:color w:val="000000" w:themeColor="text1"/>
        </w:rPr>
        <w:t xml:space="preserve"> future research, we would </w:t>
      </w:r>
      <w:r w:rsidR="00467A0A" w:rsidRPr="00E66F9B">
        <w:rPr>
          <w:rFonts w:ascii="Times New Roman" w:hAnsi="Times New Roman" w:cs="Times New Roman"/>
          <w:color w:val="000000" w:themeColor="text1"/>
        </w:rPr>
        <w:t xml:space="preserve">propose </w:t>
      </w:r>
      <w:r w:rsidR="00970491" w:rsidRPr="00E66F9B">
        <w:rPr>
          <w:rFonts w:ascii="Times New Roman" w:hAnsi="Times New Roman" w:cs="Times New Roman"/>
          <w:color w:val="000000" w:themeColor="text1"/>
        </w:rPr>
        <w:t>a more substantial meal, for example, a lunch buffe</w:t>
      </w:r>
      <w:r w:rsidR="00FC2215" w:rsidRPr="00E66F9B">
        <w:rPr>
          <w:rFonts w:ascii="Times New Roman" w:hAnsi="Times New Roman" w:cs="Times New Roman"/>
          <w:color w:val="000000" w:themeColor="text1"/>
        </w:rPr>
        <w:t>t</w:t>
      </w:r>
      <w:r w:rsidR="00970491" w:rsidRPr="00E66F9B">
        <w:rPr>
          <w:rFonts w:ascii="Times New Roman" w:hAnsi="Times New Roman" w:cs="Times New Roman"/>
          <w:color w:val="000000" w:themeColor="text1"/>
        </w:rPr>
        <w:t>, to measure food consumption.</w:t>
      </w:r>
    </w:p>
    <w:p w14:paraId="18A66F2D" w14:textId="78E3D81D" w:rsidR="00262C00" w:rsidRDefault="0020008C" w:rsidP="00F870B9">
      <w:pPr>
        <w:spacing w:before="120" w:after="120" w:line="360" w:lineRule="auto"/>
        <w:contextualSpacing/>
        <w:rPr>
          <w:rFonts w:ascii="Times New Roman" w:hAnsi="Times New Roman" w:cs="Times New Roman"/>
        </w:rPr>
      </w:pPr>
      <w:r>
        <w:rPr>
          <w:rFonts w:ascii="Times New Roman" w:hAnsi="Times New Roman" w:cs="Times New Roman"/>
        </w:rPr>
        <w:t>The</w:t>
      </w:r>
      <w:r w:rsidR="001F7517">
        <w:rPr>
          <w:rFonts w:ascii="Times New Roman" w:hAnsi="Times New Roman" w:cs="Times New Roman"/>
        </w:rPr>
        <w:t xml:space="preserve"> sex differences found in our study</w:t>
      </w:r>
      <w:r>
        <w:rPr>
          <w:rFonts w:ascii="Times New Roman" w:hAnsi="Times New Roman" w:cs="Times New Roman"/>
        </w:rPr>
        <w:t xml:space="preserve"> </w:t>
      </w:r>
      <w:r w:rsidR="00FC2215">
        <w:rPr>
          <w:rFonts w:ascii="Times New Roman" w:hAnsi="Times New Roman" w:cs="Times New Roman"/>
        </w:rPr>
        <w:t>align with previous research findings of</w:t>
      </w:r>
      <w:r w:rsidR="00751B49">
        <w:rPr>
          <w:rFonts w:ascii="Times New Roman" w:hAnsi="Times New Roman" w:cs="Times New Roman"/>
        </w:rPr>
        <w:t xml:space="preserve"> the effects of intranasal insulin.</w:t>
      </w:r>
      <w:r w:rsidR="001D40C5">
        <w:rPr>
          <w:rFonts w:ascii="Times New Roman" w:hAnsi="Times New Roman" w:cs="Times New Roman"/>
        </w:rPr>
        <w:t xml:space="preserve"> </w:t>
      </w:r>
      <w:r w:rsidR="00C050E4">
        <w:rPr>
          <w:rFonts w:ascii="Times New Roman" w:hAnsi="Times New Roman" w:cs="Times New Roman"/>
        </w:rPr>
        <w:t>Sex differences were found in previous research on the effects of insulin on</w:t>
      </w:r>
      <w:r w:rsidR="00B82266">
        <w:rPr>
          <w:rFonts w:ascii="Times New Roman" w:hAnsi="Times New Roman" w:cs="Times New Roman"/>
        </w:rPr>
        <w:t xml:space="preserve"> </w:t>
      </w:r>
      <w:r w:rsidR="00B609C1">
        <w:rPr>
          <w:rFonts w:ascii="Times New Roman" w:hAnsi="Times New Roman" w:cs="Times New Roman"/>
        </w:rPr>
        <w:t xml:space="preserve">declarative and working memory </w:t>
      </w:r>
      <w:r w:rsidR="00DD70AD">
        <w:rPr>
          <w:rFonts w:ascii="Times New Roman" w:hAnsi="Times New Roman" w:cs="Times New Roman"/>
        </w:rPr>
        <w:fldChar w:fldCharType="begin"/>
      </w:r>
      <w:r w:rsidR="009220A1">
        <w:rPr>
          <w:rFonts w:ascii="Times New Roman" w:hAnsi="Times New Roman" w:cs="Times New Roman"/>
        </w:rPr>
        <w:instrText xml:space="preserve"> ADDIN ZOTERO_ITEM CSL_CITATION {"citationID":"1kFuleRE","properties":{"formattedCitation":"[33]","plainCitation":"[33]","noteIndex":0},"citationItems":[{"id":4521,"uris":["http://zotero.org/users/5869905/items/8YPLIUW7"],"itemData":{"id":4521,"type":"article-journal","container-title":"Neuroendocrinology","issue":"2","note":"publisher: Karger Publishers","page":"136–142","source":"Google Scholar","title":"Intranasal insulin to improve memory function in humans","volume":"86","author":[{"family":"Benedict","given":"Christian"},{"family":"Hallschmid","given":"Manfred"},{"family":"Schultes","given":"Bernd"},{"family":"Born","given":"Jan"},{"family":"Kern","given":"Werner"}],"issued":{"date-parts":[["2007"]]}}}],"schema":"https://github.com/citation-style-language/schema/raw/master/csl-citation.json"} </w:instrText>
      </w:r>
      <w:r w:rsidR="00DD70AD">
        <w:rPr>
          <w:rFonts w:ascii="Times New Roman" w:hAnsi="Times New Roman" w:cs="Times New Roman"/>
        </w:rPr>
        <w:fldChar w:fldCharType="separate"/>
      </w:r>
      <w:r w:rsidR="009220A1" w:rsidRPr="009220A1">
        <w:rPr>
          <w:rFonts w:ascii="Times New Roman" w:hAnsi="Times New Roman" w:cs="Times New Roman"/>
        </w:rPr>
        <w:t>[33]</w:t>
      </w:r>
      <w:r w:rsidR="00DD70AD">
        <w:rPr>
          <w:rFonts w:ascii="Times New Roman" w:hAnsi="Times New Roman" w:cs="Times New Roman"/>
        </w:rPr>
        <w:fldChar w:fldCharType="end"/>
      </w:r>
      <w:r w:rsidR="00B609C1">
        <w:rPr>
          <w:rFonts w:ascii="Times New Roman" w:hAnsi="Times New Roman" w:cs="Times New Roman"/>
        </w:rPr>
        <w:t xml:space="preserve"> </w:t>
      </w:r>
      <w:r w:rsidR="00DD70AD">
        <w:rPr>
          <w:rFonts w:ascii="Times New Roman" w:hAnsi="Times New Roman" w:cs="Times New Roman"/>
        </w:rPr>
        <w:fldChar w:fldCharType="begin"/>
      </w:r>
      <w:r w:rsidR="009220A1">
        <w:rPr>
          <w:rFonts w:ascii="Times New Roman" w:hAnsi="Times New Roman" w:cs="Times New Roman"/>
        </w:rPr>
        <w:instrText xml:space="preserve"> ADDIN ZOTERO_ITEM CSL_CITATION {"citationID":"BrHh2iEW","properties":{"formattedCitation":"[34]","plainCitation":"[34]","noteIndex":0},"citationItems":[{"id":4524,"uris":["http://zotero.org/users/5869905/items/TARZ64RB"],"itemData":{"id":4524,"type":"article-journal","container-title":"Journal of Alzheimer's Disease","issue":"4","note":"publisher: IOS Press","page":"789–797","source":"Google Scholar","title":"Sex and ApoE genotype differences in treatment response to two doses of intranasal insulin in adults with mild cognitive impairment or Alzheimer's disease","volume":"35","author":[{"family":"Claxton","given":"Amy"},{"family":"Baker","given":"Laura D."},{"family":"Wilkinson","given":"Charles W."},{"family":"Trittschuh","given":"Emily H."},{"family":"Chapman","given":"Darla"},{"family":"Watson","given":"G."},{"family":"Cholerton","given":"Brenna"},{"family":"Plymate","given":"Stephen R."},{"family":"Arbuckle","given":"Matthew"},{"family":"Craft","given":"Suzanne"}],"issued":{"date-parts":[["2013"]]}}}],"schema":"https://github.com/citation-style-language/schema/raw/master/csl-citation.json"} </w:instrText>
      </w:r>
      <w:r w:rsidR="00DD70AD">
        <w:rPr>
          <w:rFonts w:ascii="Times New Roman" w:hAnsi="Times New Roman" w:cs="Times New Roman"/>
        </w:rPr>
        <w:fldChar w:fldCharType="separate"/>
      </w:r>
      <w:r w:rsidR="009220A1" w:rsidRPr="009220A1">
        <w:rPr>
          <w:rFonts w:ascii="Times New Roman" w:hAnsi="Times New Roman" w:cs="Times New Roman"/>
        </w:rPr>
        <w:t>[34]</w:t>
      </w:r>
      <w:r w:rsidR="00DD70AD">
        <w:rPr>
          <w:rFonts w:ascii="Times New Roman" w:hAnsi="Times New Roman" w:cs="Times New Roman"/>
        </w:rPr>
        <w:fldChar w:fldCharType="end"/>
      </w:r>
      <w:r w:rsidR="00B82266">
        <w:rPr>
          <w:rFonts w:ascii="Times New Roman" w:hAnsi="Times New Roman" w:cs="Times New Roman"/>
        </w:rPr>
        <w:t xml:space="preserve">, and food intake </w:t>
      </w:r>
      <w:r w:rsidR="00B82266" w:rsidRPr="00DD70AD">
        <w:rPr>
          <w:rFonts w:ascii="Times New Roman" w:hAnsi="Times New Roman" w:cs="Times New Roman"/>
        </w:rPr>
        <w:t>[34]</w:t>
      </w:r>
      <w:r w:rsidR="00B82266">
        <w:rPr>
          <w:rFonts w:ascii="Times New Roman" w:hAnsi="Times New Roman" w:cs="Times New Roman"/>
        </w:rPr>
        <w:t xml:space="preserve">, however not all studies replicated these findings </w:t>
      </w:r>
      <w:r w:rsidR="00B82266">
        <w:rPr>
          <w:rFonts w:ascii="Times New Roman" w:hAnsi="Times New Roman" w:cs="Times New Roman"/>
        </w:rPr>
        <w:fldChar w:fldCharType="begin"/>
      </w:r>
      <w:r w:rsidR="009220A1">
        <w:rPr>
          <w:rFonts w:ascii="Times New Roman" w:hAnsi="Times New Roman" w:cs="Times New Roman"/>
        </w:rPr>
        <w:instrText xml:space="preserve"> ADDIN ZOTERO_ITEM CSL_CITATION {"citationID":"M3STVMFQ","properties":{"formattedCitation":"[35]","plainCitation":"[35]","noteIndex":0},"citationItems":[{"id":4520,"uris":["http://zotero.org/users/5869905/items/88ECT4FB"],"itemData":{"id":4520,"type":"article-journal","container-title":"Frontiers in neuroscience","note":"publisher: Frontiers","page":"54","source":"Google Scholar","title":"Central nervous insulin administration before nocturnal sleep decreases breakfast intake in healthy young and elderly subjects","volume":"11","author":[{"family":"Santiago","given":"João CP"},{"family":"Hallschmid","given":"Manfred"}],"issued":{"date-parts":[["2017"]]}}}],"schema":"https://github.com/citation-style-language/schema/raw/master/csl-citation.json"} </w:instrText>
      </w:r>
      <w:r w:rsidR="00B82266">
        <w:rPr>
          <w:rFonts w:ascii="Times New Roman" w:hAnsi="Times New Roman" w:cs="Times New Roman"/>
        </w:rPr>
        <w:fldChar w:fldCharType="separate"/>
      </w:r>
      <w:r w:rsidR="009220A1" w:rsidRPr="009220A1">
        <w:rPr>
          <w:rFonts w:ascii="Times New Roman" w:hAnsi="Times New Roman" w:cs="Times New Roman"/>
        </w:rPr>
        <w:t>[35]</w:t>
      </w:r>
      <w:r w:rsidR="00B82266">
        <w:rPr>
          <w:rFonts w:ascii="Times New Roman" w:hAnsi="Times New Roman" w:cs="Times New Roman"/>
        </w:rPr>
        <w:fldChar w:fldCharType="end"/>
      </w:r>
      <w:r w:rsidR="00B609C1">
        <w:rPr>
          <w:rFonts w:ascii="Times New Roman" w:hAnsi="Times New Roman" w:cs="Times New Roman"/>
        </w:rPr>
        <w:t>.</w:t>
      </w:r>
      <w:r w:rsidR="00030397">
        <w:rPr>
          <w:rFonts w:ascii="Times New Roman" w:hAnsi="Times New Roman" w:cs="Times New Roman"/>
        </w:rPr>
        <w:t xml:space="preserve"> </w:t>
      </w:r>
      <w:r w:rsidR="00EA3EFC">
        <w:rPr>
          <w:rFonts w:ascii="Times New Roman" w:hAnsi="Times New Roman" w:cs="Times New Roman"/>
        </w:rPr>
        <w:t>The evidence on s</w:t>
      </w:r>
      <w:r w:rsidR="008C7C30">
        <w:rPr>
          <w:rFonts w:ascii="Times New Roman" w:hAnsi="Times New Roman" w:cs="Times New Roman"/>
        </w:rPr>
        <w:t>ex differentiation in intranasal insulin effects</w:t>
      </w:r>
      <w:r w:rsidR="0021337B">
        <w:rPr>
          <w:rFonts w:ascii="Times New Roman" w:hAnsi="Times New Roman" w:cs="Times New Roman"/>
        </w:rPr>
        <w:t xml:space="preserve"> </w:t>
      </w:r>
      <w:r w:rsidR="00B82266">
        <w:rPr>
          <w:rFonts w:ascii="Times New Roman" w:hAnsi="Times New Roman" w:cs="Times New Roman"/>
        </w:rPr>
        <w:t xml:space="preserve">is </w:t>
      </w:r>
      <w:r w:rsidR="00EA3EFC">
        <w:rPr>
          <w:rFonts w:ascii="Times New Roman" w:hAnsi="Times New Roman" w:cs="Times New Roman"/>
        </w:rPr>
        <w:t xml:space="preserve">very mixed to this point </w:t>
      </w:r>
      <w:r w:rsidR="0021337B">
        <w:rPr>
          <w:rFonts w:ascii="Times New Roman" w:hAnsi="Times New Roman" w:cs="Times New Roman"/>
        </w:rPr>
        <w:t>and</w:t>
      </w:r>
      <w:r w:rsidR="008C7C30">
        <w:rPr>
          <w:rFonts w:ascii="Times New Roman" w:hAnsi="Times New Roman" w:cs="Times New Roman"/>
        </w:rPr>
        <w:t xml:space="preserve"> </w:t>
      </w:r>
      <w:r w:rsidR="00AE4F22">
        <w:rPr>
          <w:rFonts w:ascii="Times New Roman" w:hAnsi="Times New Roman" w:cs="Times New Roman"/>
        </w:rPr>
        <w:t xml:space="preserve">appears to be </w:t>
      </w:r>
      <w:r w:rsidR="008C7C30">
        <w:rPr>
          <w:rFonts w:ascii="Times New Roman" w:hAnsi="Times New Roman" w:cs="Times New Roman"/>
        </w:rPr>
        <w:t>dependent on the timing of administration and health status of participants.</w:t>
      </w:r>
      <w:r w:rsidR="0021337B">
        <w:rPr>
          <w:rFonts w:ascii="Times New Roman" w:hAnsi="Times New Roman" w:cs="Times New Roman"/>
        </w:rPr>
        <w:t xml:space="preserve"> </w:t>
      </w:r>
    </w:p>
    <w:p w14:paraId="5ECF60FD" w14:textId="0F4F7DC5" w:rsidR="008C7C30" w:rsidRDefault="007812E1" w:rsidP="00F870B9">
      <w:pPr>
        <w:spacing w:before="120" w:after="120" w:line="360" w:lineRule="auto"/>
        <w:contextualSpacing/>
        <w:rPr>
          <w:rFonts w:ascii="Times New Roman" w:hAnsi="Times New Roman" w:cs="Times New Roman"/>
        </w:rPr>
      </w:pPr>
      <w:r>
        <w:rPr>
          <w:rFonts w:ascii="Times New Roman" w:hAnsi="Times New Roman" w:cs="Times New Roman"/>
        </w:rPr>
        <w:t xml:space="preserve">No effect of intranasal insulin or insulin conditioning was found on memory. </w:t>
      </w:r>
      <w:r w:rsidR="002B36B7">
        <w:rPr>
          <w:rFonts w:ascii="Times New Roman" w:hAnsi="Times New Roman" w:cs="Times New Roman"/>
        </w:rPr>
        <w:t>This does not align with several study findings</w:t>
      </w:r>
      <w:r w:rsidR="009920DC">
        <w:rPr>
          <w:rFonts w:ascii="Times New Roman" w:hAnsi="Times New Roman" w:cs="Times New Roman"/>
        </w:rPr>
        <w:t xml:space="preserve"> that intranasal insulin administration improves memory in both healthy controls and patients with memory impairments </w:t>
      </w:r>
      <w:r w:rsidR="009920DC">
        <w:rPr>
          <w:rFonts w:ascii="Times New Roman" w:hAnsi="Times New Roman" w:cs="Times New Roman"/>
        </w:rPr>
        <w:fldChar w:fldCharType="begin"/>
      </w:r>
      <w:r w:rsidR="009220A1">
        <w:rPr>
          <w:rFonts w:ascii="Times New Roman" w:hAnsi="Times New Roman" w:cs="Times New Roman"/>
        </w:rPr>
        <w:instrText xml:space="preserve"> ADDIN ZOTERO_ITEM CSL_CITATION {"citationID":"zVEZGk0r","properties":{"formattedCitation":"[36, 37]","plainCitation":"[36, 37]","noteIndex":0},"citationItems":[{"id":4515,"uris":["http://zotero.org/users/5869905/items/EZSIAG4E"],"itemData":{"id":4515,"type":"article-journal","container-title":"Journal of Neuroendocrinology","issue":"4","note":"publisher: Wiley Online Library","page":"e12934","source":"Google Scholar","title":"Intranasal insulin","volume":"33","author":[{"family":"Hallschmid","given":"Manfred"}],"issued":{"date-parts":[["2021"]]}}},{"id":4533,"uris":["http://zotero.org/users/5869905/items/HZGV4E7K"],"itemData":{"id":4533,"type":"article-journal","container-title":"Experimental gerontology","issue":"2-3","note":"publisher: Elsevier","page":"112–115","source":"Google Scholar","title":"Intranasal insulin as a therapeutic option in the treatment of cognitive impairments","volume":"46","author":[{"family":"Benedict","given":"Christian"},{"family":"Frey II","given":"William H."},{"family":"Schiöth","given":"Helgi B."},{"family":"Schultes","given":"Bernd"},{"family":"Born","given":"Jan"},{"family":"Hallschmid","given":"Manfred"}],"issued":{"date-parts":[["2011"]]}}}],"schema":"https://github.com/citation-style-language/schema/raw/master/csl-citation.json"} </w:instrText>
      </w:r>
      <w:r w:rsidR="009920DC">
        <w:rPr>
          <w:rFonts w:ascii="Times New Roman" w:hAnsi="Times New Roman" w:cs="Times New Roman"/>
        </w:rPr>
        <w:fldChar w:fldCharType="separate"/>
      </w:r>
      <w:r w:rsidR="009220A1" w:rsidRPr="009220A1">
        <w:rPr>
          <w:rFonts w:ascii="Times New Roman" w:hAnsi="Times New Roman" w:cs="Times New Roman"/>
        </w:rPr>
        <w:t>[36, 37]</w:t>
      </w:r>
      <w:r w:rsidR="009920DC">
        <w:rPr>
          <w:rFonts w:ascii="Times New Roman" w:hAnsi="Times New Roman" w:cs="Times New Roman"/>
        </w:rPr>
        <w:fldChar w:fldCharType="end"/>
      </w:r>
      <w:r w:rsidR="009920DC">
        <w:rPr>
          <w:rFonts w:ascii="Times New Roman" w:hAnsi="Times New Roman" w:cs="Times New Roman"/>
        </w:rPr>
        <w:t>. However, most of the studies</w:t>
      </w:r>
      <w:r w:rsidR="00DA1404">
        <w:rPr>
          <w:rFonts w:ascii="Times New Roman" w:hAnsi="Times New Roman" w:cs="Times New Roman"/>
        </w:rPr>
        <w:t xml:space="preserve"> that found memory-improving effects of intranasal insulin,</w:t>
      </w:r>
      <w:r w:rsidR="009920DC">
        <w:rPr>
          <w:rFonts w:ascii="Times New Roman" w:hAnsi="Times New Roman" w:cs="Times New Roman"/>
        </w:rPr>
        <w:t xml:space="preserve"> investigated</w:t>
      </w:r>
      <w:r w:rsidR="002B36B7">
        <w:rPr>
          <w:rFonts w:ascii="Times New Roman" w:hAnsi="Times New Roman" w:cs="Times New Roman"/>
        </w:rPr>
        <w:t xml:space="preserve"> the effects of</w:t>
      </w:r>
      <w:r w:rsidR="009920DC">
        <w:rPr>
          <w:rFonts w:ascii="Times New Roman" w:hAnsi="Times New Roman" w:cs="Times New Roman"/>
        </w:rPr>
        <w:t xml:space="preserve"> long-term treatment that lasted for several weeks </w:t>
      </w:r>
      <w:r w:rsidR="00DA1404">
        <w:rPr>
          <w:rFonts w:ascii="Times New Roman" w:hAnsi="Times New Roman" w:cs="Times New Roman"/>
        </w:rPr>
        <w:t xml:space="preserve"> </w:t>
      </w:r>
      <w:r w:rsidR="00DA1404">
        <w:rPr>
          <w:rFonts w:ascii="Times New Roman" w:hAnsi="Times New Roman" w:cs="Times New Roman"/>
        </w:rPr>
        <w:fldChar w:fldCharType="begin"/>
      </w:r>
      <w:r w:rsidR="009220A1">
        <w:rPr>
          <w:rFonts w:ascii="Times New Roman" w:hAnsi="Times New Roman" w:cs="Times New Roman"/>
        </w:rPr>
        <w:instrText xml:space="preserve"> ADDIN ZOTERO_ITEM CSL_CITATION {"citationID":"5bCdWBA8","properties":{"formattedCitation":"[38\\uc0\\u8211{}40]","plainCitation":"[38–40]","noteIndex":0},"citationItems":[{"id":4542,"uris":["http://zotero.org/users/5869905/items/ESELHJYJ"],"itemData":{"id":4542,"type":"article-journal","container-title":"Neuropsychopharmacology","issue":"1","note":"publisher: Nature Publishing Group","page":"239–243","source":"Google Scholar","title":"Intranasal insulin improves memory in humans: superiority of insulin aspart","title-short":"Intranasal insulin improves memory in humans","volume":"32","author":[{"family":"Benedict","given":"Christian"},{"family":"Hallschmid","given":"Manfred"},{"family":"Schmitz","given":"Katrin"},{"family":"Schultes","given":"Bernd"},{"family":"Ratter","given":"Frank"},{"family":"Fehm","given":"Horst L."},{"family":"Born","given":"Jan"},{"family":"Kern","given":"Werner"}],"issued":{"date-parts":[["2007"]]}}},{"id":4535,"uris":["http://zotero.org/users/5869905/items/4WFD49RC"],"itemData":{"id":4535,"type":"article-journal","container-title":"Psychoneuroendocrinology","issue":"10","note":"publisher: Elsevier","page":"1326–1334","source":"Google Scholar","title":"Intranasal insulin improves memory in humans","volume":"29","author":[{"family":"Benedict","given":"Christian"},{"family":"Hallschmid","given":"Manfred"},{"family":"Hatke","given":"Astrid"},{"family":"Schultes","given":"Bernd"},{"family":"Fehm","given":"Horst L."},{"family":"Born","given":"Jan"},{"family":"Kern","given":"Werner"}],"issued":{"date-parts":[["2004"]]}}},{"id":4537,"uris":["http://zotero.org/users/5869905/items/E6JNQCH4"],"itemData":{"id":4537,"type":"article-journal","container-title":"International journal of obesity","issue":"2","note":"publisher: Nature Publishing Group","page":"275–282","source":"Google Scholar","title":"Obese men respond to cognitive but not to catabolic brain insulin signaling","volume":"32","author":[{"family":"Hallschmid","given":"M."},{"family":"Benedict","given":"C."},{"family":"Schultes","given":"B."},{"family":"Born","given":"J."},{"family":"Kern","given":"W."}],"issued":{"date-parts":[["2008"]]}}}],"schema":"https://github.com/citation-style-language/schema/raw/master/csl-citation.json"} </w:instrText>
      </w:r>
      <w:r w:rsidR="00DA1404">
        <w:rPr>
          <w:rFonts w:ascii="Times New Roman" w:hAnsi="Times New Roman" w:cs="Times New Roman"/>
        </w:rPr>
        <w:fldChar w:fldCharType="separate"/>
      </w:r>
      <w:r w:rsidR="009220A1" w:rsidRPr="009220A1">
        <w:rPr>
          <w:rFonts w:ascii="Times New Roman" w:hAnsi="Times New Roman" w:cs="Times New Roman"/>
          <w:szCs w:val="24"/>
        </w:rPr>
        <w:t>[38–40]</w:t>
      </w:r>
      <w:r w:rsidR="00DA1404">
        <w:rPr>
          <w:rFonts w:ascii="Times New Roman" w:hAnsi="Times New Roman" w:cs="Times New Roman"/>
        </w:rPr>
        <w:fldChar w:fldCharType="end"/>
      </w:r>
      <w:r w:rsidR="00961B8C">
        <w:rPr>
          <w:rFonts w:ascii="Times New Roman" w:hAnsi="Times New Roman" w:cs="Times New Roman"/>
        </w:rPr>
        <w:t xml:space="preserve">. </w:t>
      </w:r>
      <w:r w:rsidR="001640B7">
        <w:rPr>
          <w:rFonts w:ascii="Times New Roman" w:hAnsi="Times New Roman" w:cs="Times New Roman"/>
        </w:rPr>
        <w:t xml:space="preserve">In our study, we administered 120 </w:t>
      </w:r>
      <w:r w:rsidR="00E736EB">
        <w:rPr>
          <w:rFonts w:ascii="Times New Roman" w:hAnsi="Times New Roman" w:cs="Times New Roman"/>
        </w:rPr>
        <w:t>units</w:t>
      </w:r>
      <w:r w:rsidR="001640B7">
        <w:rPr>
          <w:rFonts w:ascii="Times New Roman" w:hAnsi="Times New Roman" w:cs="Times New Roman"/>
        </w:rPr>
        <w:t xml:space="preserve"> </w:t>
      </w:r>
      <w:r w:rsidR="001D274E">
        <w:rPr>
          <w:rFonts w:ascii="Times New Roman" w:hAnsi="Times New Roman" w:cs="Times New Roman"/>
        </w:rPr>
        <w:t>once</w:t>
      </w:r>
      <w:r w:rsidR="001640B7">
        <w:rPr>
          <w:rFonts w:ascii="Times New Roman" w:hAnsi="Times New Roman" w:cs="Times New Roman"/>
        </w:rPr>
        <w:t xml:space="preserve">, which </w:t>
      </w:r>
      <w:r w:rsidR="00AE4F22">
        <w:rPr>
          <w:rFonts w:ascii="Times New Roman" w:hAnsi="Times New Roman" w:cs="Times New Roman"/>
        </w:rPr>
        <w:t>may</w:t>
      </w:r>
      <w:r w:rsidR="001640B7">
        <w:rPr>
          <w:rFonts w:ascii="Times New Roman" w:hAnsi="Times New Roman" w:cs="Times New Roman"/>
        </w:rPr>
        <w:t xml:space="preserve"> have be</w:t>
      </w:r>
      <w:r w:rsidR="008865DB">
        <w:rPr>
          <w:rFonts w:ascii="Times New Roman" w:hAnsi="Times New Roman" w:cs="Times New Roman"/>
        </w:rPr>
        <w:t>en</w:t>
      </w:r>
      <w:r w:rsidR="001640B7">
        <w:rPr>
          <w:rFonts w:ascii="Times New Roman" w:hAnsi="Times New Roman" w:cs="Times New Roman"/>
        </w:rPr>
        <w:t xml:space="preserve"> not enough to have an effect on memory of our participants. It is worthwhile to investigate whether</w:t>
      </w:r>
      <w:r w:rsidR="004201F0">
        <w:rPr>
          <w:rFonts w:ascii="Times New Roman" w:hAnsi="Times New Roman" w:cs="Times New Roman"/>
        </w:rPr>
        <w:t xml:space="preserve"> extending the learning phase of conditioning, and administering higher doses of intranasal insulin, would lead to conditioned memory improvement.</w:t>
      </w:r>
    </w:p>
    <w:p w14:paraId="18C30D26" w14:textId="3A49DB93" w:rsidR="00F8795D" w:rsidRDefault="008865DB" w:rsidP="00F870B9">
      <w:pPr>
        <w:spacing w:before="120" w:after="120" w:line="360" w:lineRule="auto"/>
        <w:contextualSpacing/>
        <w:rPr>
          <w:rFonts w:ascii="Times New Roman" w:hAnsi="Times New Roman" w:cs="Times New Roman"/>
        </w:rPr>
      </w:pPr>
      <w:r>
        <w:rPr>
          <w:rFonts w:ascii="Times New Roman" w:hAnsi="Times New Roman" w:cs="Times New Roman"/>
        </w:rPr>
        <w:t xml:space="preserve">Several limitations of our study have to be mentioned. </w:t>
      </w:r>
      <w:r w:rsidR="00094CC1">
        <w:rPr>
          <w:rFonts w:ascii="Times New Roman" w:hAnsi="Times New Roman" w:cs="Times New Roman"/>
        </w:rPr>
        <w:t xml:space="preserve">First of all, </w:t>
      </w:r>
      <w:r w:rsidR="00DD3BFF">
        <w:rPr>
          <w:rFonts w:ascii="Times New Roman" w:hAnsi="Times New Roman" w:cs="Times New Roman"/>
        </w:rPr>
        <w:t>t</w:t>
      </w:r>
      <w:r w:rsidR="00874AA3">
        <w:rPr>
          <w:rFonts w:ascii="Times New Roman" w:hAnsi="Times New Roman" w:cs="Times New Roman"/>
        </w:rPr>
        <w:t>he findings related to sex differences were done in exploratory analyses</w:t>
      </w:r>
      <w:r w:rsidR="00DD3BFF">
        <w:rPr>
          <w:rFonts w:ascii="Times New Roman" w:hAnsi="Times New Roman" w:cs="Times New Roman"/>
        </w:rPr>
        <w:t xml:space="preserve"> as we had no directional hypothesis regarding sex effects</w:t>
      </w:r>
      <w:r w:rsidR="00874AA3">
        <w:rPr>
          <w:rFonts w:ascii="Times New Roman" w:hAnsi="Times New Roman" w:cs="Times New Roman"/>
        </w:rPr>
        <w:t xml:space="preserve">. </w:t>
      </w:r>
      <w:r w:rsidR="00BC4128">
        <w:rPr>
          <w:rFonts w:ascii="Times New Roman" w:hAnsi="Times New Roman" w:cs="Times New Roman"/>
        </w:rPr>
        <w:t xml:space="preserve">However, considering sex differences found in previous research, we recruited similar numbers of </w:t>
      </w:r>
      <w:r w:rsidR="00EA3EFC">
        <w:rPr>
          <w:rFonts w:ascii="Times New Roman" w:hAnsi="Times New Roman" w:cs="Times New Roman"/>
        </w:rPr>
        <w:t>males</w:t>
      </w:r>
      <w:r w:rsidR="00BC4128">
        <w:rPr>
          <w:rFonts w:ascii="Times New Roman" w:hAnsi="Times New Roman" w:cs="Times New Roman"/>
        </w:rPr>
        <w:t xml:space="preserve"> and </w:t>
      </w:r>
      <w:r w:rsidR="00EA3EFC">
        <w:rPr>
          <w:rFonts w:ascii="Times New Roman" w:hAnsi="Times New Roman" w:cs="Times New Roman"/>
        </w:rPr>
        <w:t>females</w:t>
      </w:r>
      <w:r w:rsidR="00BC4128">
        <w:rPr>
          <w:rFonts w:ascii="Times New Roman" w:hAnsi="Times New Roman" w:cs="Times New Roman"/>
        </w:rPr>
        <w:t xml:space="preserve"> in each of the experimental groups. </w:t>
      </w:r>
      <w:r w:rsidR="008F28EC">
        <w:rPr>
          <w:rFonts w:ascii="Times New Roman" w:hAnsi="Times New Roman" w:cs="Times New Roman"/>
        </w:rPr>
        <w:t xml:space="preserve">A </w:t>
      </w:r>
      <w:r w:rsidR="00094CC1">
        <w:rPr>
          <w:rFonts w:ascii="Times New Roman" w:hAnsi="Times New Roman" w:cs="Times New Roman"/>
        </w:rPr>
        <w:t xml:space="preserve">previous experiment </w:t>
      </w:r>
      <w:r w:rsidR="008F28EC">
        <w:rPr>
          <w:rFonts w:ascii="Times New Roman" w:hAnsi="Times New Roman" w:cs="Times New Roman"/>
        </w:rPr>
        <w:t xml:space="preserve">documenting a metabolic effect of </w:t>
      </w:r>
      <w:r w:rsidR="00094CC1">
        <w:rPr>
          <w:rFonts w:ascii="Times New Roman" w:hAnsi="Times New Roman" w:cs="Times New Roman"/>
        </w:rPr>
        <w:t xml:space="preserve">insulin conditioning </w:t>
      </w:r>
      <w:r w:rsidR="00094CC1">
        <w:rPr>
          <w:rFonts w:ascii="Times New Roman" w:hAnsi="Times New Roman" w:cs="Times New Roman"/>
        </w:rPr>
        <w:fldChar w:fldCharType="begin"/>
      </w:r>
      <w:r w:rsidR="009220A1">
        <w:rPr>
          <w:rFonts w:ascii="Times New Roman" w:hAnsi="Times New Roman" w:cs="Times New Roman"/>
        </w:rPr>
        <w:instrText xml:space="preserve"> ADDIN ZOTERO_ITEM CSL_CITATION {"citationID":"GrRalUil","properties":{"formattedCitation":"[5]","plainCitation":"[5]","noteIndex":0},"citationItems":[{"id":3370,"uris":["http://zotero.org/users/5869905/items/5AFTWZ2M"],"itemData":{"id":3370,"type":"article-journal","container-title":"Diabetologia","issue":"6","page":"1502–1506","source":"Google Scholar","title":"Unconditioned and conditioned effects of intranasally administered insulin vs placebo in healthy men: a randomised controlled trial","title-short":"Unconditioned and conditioned effects of intranasally administered insulin vs placebo in healthy men","volume":"54","author":[{"family":"Stockhorst","given":"U."},{"family":"De Fries","given":"D."},{"family":"Steingrueber","given":"H.-J."},{"family":"Scherbaum","given":"W. A."}],"issued":{"date-parts":[["2011"]]}}}],"schema":"https://github.com/citation-style-language/schema/raw/master/csl-citation.json"} </w:instrText>
      </w:r>
      <w:r w:rsidR="00094CC1">
        <w:rPr>
          <w:rFonts w:ascii="Times New Roman" w:hAnsi="Times New Roman" w:cs="Times New Roman"/>
        </w:rPr>
        <w:fldChar w:fldCharType="separate"/>
      </w:r>
      <w:r w:rsidR="009220A1" w:rsidRPr="009220A1">
        <w:rPr>
          <w:rFonts w:ascii="Times New Roman" w:hAnsi="Times New Roman" w:cs="Times New Roman"/>
        </w:rPr>
        <w:t>[5]</w:t>
      </w:r>
      <w:r w:rsidR="00094CC1">
        <w:rPr>
          <w:rFonts w:ascii="Times New Roman" w:hAnsi="Times New Roman" w:cs="Times New Roman"/>
        </w:rPr>
        <w:fldChar w:fldCharType="end"/>
      </w:r>
      <w:r w:rsidR="00094CC1">
        <w:rPr>
          <w:rFonts w:ascii="Times New Roman" w:hAnsi="Times New Roman" w:cs="Times New Roman"/>
        </w:rPr>
        <w:t xml:space="preserve"> </w:t>
      </w:r>
      <w:r w:rsidR="008F28EC">
        <w:rPr>
          <w:rFonts w:ascii="Times New Roman" w:hAnsi="Times New Roman" w:cs="Times New Roman"/>
        </w:rPr>
        <w:t xml:space="preserve">studied </w:t>
      </w:r>
      <w:r w:rsidR="00874AA3">
        <w:rPr>
          <w:rFonts w:ascii="Times New Roman" w:hAnsi="Times New Roman" w:cs="Times New Roman"/>
        </w:rPr>
        <w:t>only males</w:t>
      </w:r>
      <w:r w:rsidR="008F28EC">
        <w:rPr>
          <w:rFonts w:ascii="Times New Roman" w:hAnsi="Times New Roman" w:cs="Times New Roman"/>
        </w:rPr>
        <w:t>,</w:t>
      </w:r>
      <w:r w:rsidR="00874AA3">
        <w:rPr>
          <w:rFonts w:ascii="Times New Roman" w:hAnsi="Times New Roman" w:cs="Times New Roman"/>
        </w:rPr>
        <w:t xml:space="preserve"> which </w:t>
      </w:r>
      <w:r w:rsidR="008F28EC">
        <w:rPr>
          <w:rFonts w:ascii="Times New Roman" w:hAnsi="Times New Roman" w:cs="Times New Roman"/>
        </w:rPr>
        <w:t>matches our findings</w:t>
      </w:r>
      <w:r w:rsidR="00874AA3">
        <w:rPr>
          <w:rFonts w:ascii="Times New Roman" w:hAnsi="Times New Roman" w:cs="Times New Roman"/>
        </w:rPr>
        <w:t xml:space="preserve">, showing </w:t>
      </w:r>
      <w:r w:rsidR="008F28EC">
        <w:rPr>
          <w:rFonts w:ascii="Times New Roman" w:hAnsi="Times New Roman" w:cs="Times New Roman"/>
        </w:rPr>
        <w:t xml:space="preserve">(albeit opposite) </w:t>
      </w:r>
      <w:r w:rsidR="00874AA3">
        <w:rPr>
          <w:rFonts w:ascii="Times New Roman" w:hAnsi="Times New Roman" w:cs="Times New Roman"/>
        </w:rPr>
        <w:t xml:space="preserve">conditioned effects </w:t>
      </w:r>
      <w:r w:rsidR="008F28EC">
        <w:rPr>
          <w:rFonts w:ascii="Times New Roman" w:hAnsi="Times New Roman" w:cs="Times New Roman"/>
        </w:rPr>
        <w:t xml:space="preserve">on glucose levels </w:t>
      </w:r>
      <w:r w:rsidR="00874AA3">
        <w:rPr>
          <w:rFonts w:ascii="Times New Roman" w:hAnsi="Times New Roman" w:cs="Times New Roman"/>
        </w:rPr>
        <w:t>in males</w:t>
      </w:r>
      <w:r w:rsidR="001D274E" w:rsidRPr="001D274E">
        <w:rPr>
          <w:rFonts w:ascii="Times New Roman" w:hAnsi="Times New Roman" w:cs="Times New Roman"/>
        </w:rPr>
        <w:t xml:space="preserve"> </w:t>
      </w:r>
      <w:r w:rsidR="001D274E">
        <w:rPr>
          <w:rFonts w:ascii="Times New Roman" w:hAnsi="Times New Roman" w:cs="Times New Roman"/>
        </w:rPr>
        <w:t>only</w:t>
      </w:r>
      <w:r w:rsidR="00874AA3">
        <w:rPr>
          <w:rFonts w:ascii="Times New Roman" w:hAnsi="Times New Roman" w:cs="Times New Roman"/>
        </w:rPr>
        <w:t>.</w:t>
      </w:r>
      <w:r w:rsidR="00392016">
        <w:rPr>
          <w:rFonts w:ascii="Times New Roman" w:hAnsi="Times New Roman" w:cs="Times New Roman"/>
        </w:rPr>
        <w:t xml:space="preserve"> The</w:t>
      </w:r>
      <w:r w:rsidR="00874AA3">
        <w:rPr>
          <w:rFonts w:ascii="Times New Roman" w:hAnsi="Times New Roman" w:cs="Times New Roman"/>
        </w:rPr>
        <w:t xml:space="preserve"> </w:t>
      </w:r>
      <w:r w:rsidR="00070F12">
        <w:rPr>
          <w:rFonts w:ascii="Times New Roman" w:hAnsi="Times New Roman" w:cs="Times New Roman"/>
        </w:rPr>
        <w:t>impact of sex on the metabolic effects of insulin conditioning need</w:t>
      </w:r>
      <w:r w:rsidR="00392016">
        <w:rPr>
          <w:rFonts w:ascii="Times New Roman" w:hAnsi="Times New Roman" w:cs="Times New Roman"/>
        </w:rPr>
        <w:t>s</w:t>
      </w:r>
      <w:r w:rsidR="00874AA3">
        <w:rPr>
          <w:rFonts w:ascii="Times New Roman" w:hAnsi="Times New Roman" w:cs="Times New Roman"/>
        </w:rPr>
        <w:t xml:space="preserve"> to be </w:t>
      </w:r>
      <w:r w:rsidR="00070F12">
        <w:rPr>
          <w:rFonts w:ascii="Times New Roman" w:hAnsi="Times New Roman" w:cs="Times New Roman"/>
        </w:rPr>
        <w:t xml:space="preserve">confirmed </w:t>
      </w:r>
      <w:r w:rsidR="00874AA3">
        <w:rPr>
          <w:rFonts w:ascii="Times New Roman" w:hAnsi="Times New Roman" w:cs="Times New Roman"/>
        </w:rPr>
        <w:t xml:space="preserve">in a study that is </w:t>
      </w:r>
      <w:r w:rsidR="00AE0454">
        <w:rPr>
          <w:rFonts w:ascii="Times New Roman" w:hAnsi="Times New Roman" w:cs="Times New Roman"/>
        </w:rPr>
        <w:t xml:space="preserve">specifically </w:t>
      </w:r>
      <w:r w:rsidR="00874AA3">
        <w:rPr>
          <w:rFonts w:ascii="Times New Roman" w:hAnsi="Times New Roman" w:cs="Times New Roman"/>
        </w:rPr>
        <w:t xml:space="preserve">powered to detect sex differences. </w:t>
      </w:r>
      <w:r w:rsidR="00A66A86">
        <w:rPr>
          <w:rFonts w:ascii="Times New Roman" w:hAnsi="Times New Roman" w:cs="Times New Roman"/>
        </w:rPr>
        <w:t>Secondly,</w:t>
      </w:r>
      <w:r w:rsidR="00555090">
        <w:rPr>
          <w:rFonts w:ascii="Times New Roman" w:hAnsi="Times New Roman" w:cs="Times New Roman"/>
        </w:rPr>
        <w:t xml:space="preserve"> the male-female ratio in our study is not entirely equal: </w:t>
      </w:r>
      <w:r w:rsidR="00094CC1">
        <w:rPr>
          <w:rFonts w:ascii="Times New Roman" w:hAnsi="Times New Roman" w:cs="Times New Roman"/>
        </w:rPr>
        <w:t xml:space="preserve">due to practical issues and </w:t>
      </w:r>
      <w:r w:rsidR="002B36B7">
        <w:rPr>
          <w:rFonts w:ascii="Times New Roman" w:hAnsi="Times New Roman" w:cs="Times New Roman"/>
        </w:rPr>
        <w:t>the constrain</w:t>
      </w:r>
      <w:r w:rsidR="004D7171">
        <w:rPr>
          <w:rFonts w:ascii="Times New Roman" w:hAnsi="Times New Roman" w:cs="Times New Roman"/>
        </w:rPr>
        <w:t>t</w:t>
      </w:r>
      <w:r w:rsidR="002B36B7">
        <w:rPr>
          <w:rFonts w:ascii="Times New Roman" w:hAnsi="Times New Roman" w:cs="Times New Roman"/>
        </w:rPr>
        <w:t>s</w:t>
      </w:r>
      <w:r w:rsidR="00094CC1">
        <w:rPr>
          <w:rFonts w:ascii="Times New Roman" w:hAnsi="Times New Roman" w:cs="Times New Roman"/>
        </w:rPr>
        <w:t xml:space="preserve"> the COVID</w:t>
      </w:r>
      <w:r w:rsidR="00AD355C">
        <w:rPr>
          <w:rFonts w:ascii="Times New Roman" w:hAnsi="Times New Roman" w:cs="Times New Roman"/>
        </w:rPr>
        <w:t>-19</w:t>
      </w:r>
      <w:r w:rsidR="00094CC1">
        <w:rPr>
          <w:rFonts w:ascii="Times New Roman" w:hAnsi="Times New Roman" w:cs="Times New Roman"/>
        </w:rPr>
        <w:t xml:space="preserve"> pandemic</w:t>
      </w:r>
      <w:r w:rsidR="002B36B7">
        <w:rPr>
          <w:rFonts w:ascii="Times New Roman" w:hAnsi="Times New Roman" w:cs="Times New Roman"/>
        </w:rPr>
        <w:t xml:space="preserve"> posed</w:t>
      </w:r>
      <w:r w:rsidR="00094CC1">
        <w:rPr>
          <w:rFonts w:ascii="Times New Roman" w:hAnsi="Times New Roman" w:cs="Times New Roman"/>
        </w:rPr>
        <w:t xml:space="preserve">, we </w:t>
      </w:r>
      <w:r w:rsidR="00555090">
        <w:rPr>
          <w:rFonts w:ascii="Times New Roman" w:hAnsi="Times New Roman" w:cs="Times New Roman"/>
        </w:rPr>
        <w:t xml:space="preserve">had to </w:t>
      </w:r>
      <w:r w:rsidR="002B36B7">
        <w:rPr>
          <w:rFonts w:ascii="Times New Roman" w:hAnsi="Times New Roman" w:cs="Times New Roman"/>
        </w:rPr>
        <w:t>deviate slightly from an equal</w:t>
      </w:r>
      <w:r w:rsidR="00555090">
        <w:rPr>
          <w:rFonts w:ascii="Times New Roman" w:hAnsi="Times New Roman" w:cs="Times New Roman"/>
        </w:rPr>
        <w:t xml:space="preserve"> balance. </w:t>
      </w:r>
      <w:r w:rsidR="00A66A86">
        <w:rPr>
          <w:rFonts w:ascii="Times New Roman" w:hAnsi="Times New Roman" w:cs="Times New Roman"/>
        </w:rPr>
        <w:t>Finally,</w:t>
      </w:r>
      <w:r w:rsidR="00467358">
        <w:rPr>
          <w:rFonts w:ascii="Times New Roman" w:hAnsi="Times New Roman" w:cs="Times New Roman"/>
        </w:rPr>
        <w:t xml:space="preserve"> the </w:t>
      </w:r>
      <w:r w:rsidR="00467358">
        <w:rPr>
          <w:rFonts w:ascii="Times New Roman" w:hAnsi="Times New Roman" w:cs="Times New Roman"/>
        </w:rPr>
        <w:lastRenderedPageBreak/>
        <w:t xml:space="preserve">results found in our study </w:t>
      </w:r>
      <w:r w:rsidR="00A66A86">
        <w:rPr>
          <w:rFonts w:ascii="Times New Roman" w:hAnsi="Times New Roman" w:cs="Times New Roman"/>
        </w:rPr>
        <w:t>are not</w:t>
      </w:r>
      <w:r w:rsidR="00467358">
        <w:rPr>
          <w:rFonts w:ascii="Times New Roman" w:hAnsi="Times New Roman" w:cs="Times New Roman"/>
        </w:rPr>
        <w:t xml:space="preserve"> </w:t>
      </w:r>
      <w:r w:rsidR="00070F12">
        <w:rPr>
          <w:rFonts w:ascii="Times New Roman" w:hAnsi="Times New Roman" w:cs="Times New Roman"/>
        </w:rPr>
        <w:t xml:space="preserve">necessarily </w:t>
      </w:r>
      <w:r w:rsidR="00094D3F">
        <w:rPr>
          <w:rFonts w:ascii="Times New Roman" w:hAnsi="Times New Roman" w:cs="Times New Roman"/>
        </w:rPr>
        <w:t xml:space="preserve">generalizable to </w:t>
      </w:r>
      <w:r w:rsidR="00467358">
        <w:rPr>
          <w:rFonts w:ascii="Times New Roman" w:hAnsi="Times New Roman" w:cs="Times New Roman"/>
        </w:rPr>
        <w:t xml:space="preserve">patients with more </w:t>
      </w:r>
      <w:r w:rsidR="00094D3F">
        <w:rPr>
          <w:rFonts w:ascii="Times New Roman" w:hAnsi="Times New Roman" w:cs="Times New Roman"/>
        </w:rPr>
        <w:t>severe</w:t>
      </w:r>
      <w:r w:rsidR="00467358">
        <w:rPr>
          <w:rFonts w:ascii="Times New Roman" w:hAnsi="Times New Roman" w:cs="Times New Roman"/>
        </w:rPr>
        <w:t xml:space="preserve"> diabetes type-2. We intentionally included only patients with milder disease</w:t>
      </w:r>
      <w:r w:rsidR="00070F12">
        <w:rPr>
          <w:rFonts w:ascii="Times New Roman" w:hAnsi="Times New Roman" w:cs="Times New Roman"/>
        </w:rPr>
        <w:t>,</w:t>
      </w:r>
      <w:r w:rsidR="00467358">
        <w:rPr>
          <w:rFonts w:ascii="Times New Roman" w:hAnsi="Times New Roman" w:cs="Times New Roman"/>
        </w:rPr>
        <w:t xml:space="preserve"> who were treated either with </w:t>
      </w:r>
      <w:r w:rsidR="00094D3F">
        <w:rPr>
          <w:rFonts w:ascii="Times New Roman" w:hAnsi="Times New Roman" w:cs="Times New Roman"/>
        </w:rPr>
        <w:t>behavioral</w:t>
      </w:r>
      <w:r w:rsidR="00467358">
        <w:rPr>
          <w:rFonts w:ascii="Times New Roman" w:hAnsi="Times New Roman" w:cs="Times New Roman"/>
        </w:rPr>
        <w:t xml:space="preserve"> interventions or metformin, and not patients who received </w:t>
      </w:r>
      <w:r w:rsidR="00094D3F">
        <w:rPr>
          <w:rFonts w:ascii="Times New Roman" w:hAnsi="Times New Roman" w:cs="Times New Roman"/>
        </w:rPr>
        <w:t>insulin injections</w:t>
      </w:r>
      <w:r w:rsidR="00EA3EFC">
        <w:rPr>
          <w:rFonts w:ascii="Times New Roman" w:hAnsi="Times New Roman" w:cs="Times New Roman"/>
        </w:rPr>
        <w:t>.</w:t>
      </w:r>
      <w:r w:rsidR="00413742">
        <w:rPr>
          <w:rFonts w:ascii="Times New Roman" w:hAnsi="Times New Roman" w:cs="Times New Roman"/>
        </w:rPr>
        <w:t xml:space="preserve"> </w:t>
      </w:r>
      <w:r w:rsidR="00EA3EFC">
        <w:rPr>
          <w:rFonts w:ascii="Times New Roman" w:hAnsi="Times New Roman" w:cs="Times New Roman"/>
        </w:rPr>
        <w:t>P</w:t>
      </w:r>
      <w:r w:rsidR="00094D3F">
        <w:rPr>
          <w:rFonts w:ascii="Times New Roman" w:hAnsi="Times New Roman" w:cs="Times New Roman"/>
        </w:rPr>
        <w:t>atients with severe insulin resistance or a significant loss of beta-</w:t>
      </w:r>
      <w:r w:rsidR="00A66A86">
        <w:rPr>
          <w:rFonts w:ascii="Times New Roman" w:hAnsi="Times New Roman" w:cs="Times New Roman"/>
        </w:rPr>
        <w:t>cells</w:t>
      </w:r>
      <w:r w:rsidR="00094D3F">
        <w:rPr>
          <w:rFonts w:ascii="Times New Roman" w:hAnsi="Times New Roman" w:cs="Times New Roman"/>
        </w:rPr>
        <w:t xml:space="preserve"> might not be responsive to conditioning manipulations. </w:t>
      </w:r>
    </w:p>
    <w:p w14:paraId="47E181AB" w14:textId="35656EE8" w:rsidR="00590337" w:rsidRDefault="00AB1362" w:rsidP="00F870B9">
      <w:pPr>
        <w:spacing w:before="120" w:after="120" w:line="360" w:lineRule="auto"/>
        <w:contextualSpacing/>
        <w:rPr>
          <w:rFonts w:ascii="Times New Roman" w:hAnsi="Times New Roman" w:cs="Times New Roman"/>
        </w:rPr>
      </w:pPr>
      <w:r w:rsidRPr="00AB1362">
        <w:rPr>
          <w:rFonts w:ascii="Times New Roman" w:hAnsi="Times New Roman" w:cs="Times New Roman"/>
        </w:rPr>
        <w:t xml:space="preserve">Our study has several important implications. We have </w:t>
      </w:r>
      <w:r w:rsidR="002540C4">
        <w:rPr>
          <w:rFonts w:ascii="Times New Roman" w:hAnsi="Times New Roman" w:cs="Times New Roman"/>
        </w:rPr>
        <w:t>provided further evidence that glucose responses can be classically conditioned, importantly not only in healthy controls but also in male patients with diabetes type-2</w:t>
      </w:r>
      <w:r w:rsidRPr="00AB1362">
        <w:rPr>
          <w:rFonts w:ascii="Times New Roman" w:hAnsi="Times New Roman" w:cs="Times New Roman"/>
        </w:rPr>
        <w:t>. It opens possibilities</w:t>
      </w:r>
      <w:r w:rsidR="002540C4">
        <w:rPr>
          <w:rFonts w:ascii="Times New Roman" w:hAnsi="Times New Roman" w:cs="Times New Roman"/>
        </w:rPr>
        <w:t xml:space="preserve"> </w:t>
      </w:r>
      <w:r w:rsidRPr="00AB1362">
        <w:rPr>
          <w:rFonts w:ascii="Times New Roman" w:hAnsi="Times New Roman" w:cs="Times New Roman"/>
        </w:rPr>
        <w:t xml:space="preserve">for further research on conditioning of other drugs </w:t>
      </w:r>
      <w:r w:rsidR="002540C4">
        <w:rPr>
          <w:rFonts w:ascii="Times New Roman" w:hAnsi="Times New Roman" w:cs="Times New Roman"/>
        </w:rPr>
        <w:t xml:space="preserve">effects </w:t>
      </w:r>
      <w:r w:rsidRPr="00AB1362">
        <w:rPr>
          <w:rFonts w:ascii="Times New Roman" w:hAnsi="Times New Roman" w:cs="Times New Roman"/>
        </w:rPr>
        <w:t>that are used for diabetes type-2, such as</w:t>
      </w:r>
      <w:r w:rsidR="002540C4">
        <w:rPr>
          <w:rFonts w:ascii="Times New Roman" w:hAnsi="Times New Roman" w:cs="Times New Roman"/>
        </w:rPr>
        <w:t>, for example,</w:t>
      </w:r>
      <w:r w:rsidRPr="00AB1362">
        <w:rPr>
          <w:rFonts w:ascii="Times New Roman" w:hAnsi="Times New Roman" w:cs="Times New Roman"/>
        </w:rPr>
        <w:t xml:space="preserve"> metformin. </w:t>
      </w:r>
      <w:r w:rsidR="002540C4">
        <w:rPr>
          <w:rFonts w:ascii="Times New Roman" w:hAnsi="Times New Roman" w:cs="Times New Roman"/>
        </w:rPr>
        <w:t xml:space="preserve">If our results are proven to be generalizable to other drug effects, classical conditioning can be applied to diabetes type-2 treatment as a part of drug reduction programs </w:t>
      </w:r>
      <w:r w:rsidR="002540C4">
        <w:rPr>
          <w:rFonts w:ascii="Times New Roman" w:hAnsi="Times New Roman" w:cs="Times New Roman"/>
        </w:rPr>
        <w:fldChar w:fldCharType="begin"/>
      </w:r>
      <w:r w:rsidR="009220A1">
        <w:rPr>
          <w:rFonts w:ascii="Times New Roman" w:hAnsi="Times New Roman" w:cs="Times New Roman"/>
        </w:rPr>
        <w:instrText xml:space="preserve"> ADDIN ZOTERO_ITEM CSL_CITATION {"citationID":"KIyBStsd","properties":{"formattedCitation":"[41]","plainCitation":"[41]","noteIndex":0},"citationItems":[{"id":3640,"uris":["http://zotero.org/users/5869905/items/5EECVXVV"],"itemData":{"id":3640,"type":"article-journal","container-title":"Trends in pharmacological sciences","issue":"3","page":"165–172","source":"Google Scholar","title":"Utilizing placebo mechanisms for dose reduction in pharmacotherapy","volume":"33","author":[{"family":"Doering","given":"Bettina K."},{"family":"Rief","given":"Winfried"}],"issued":{"date-parts":[["2012"]]}}}],"schema":"https://github.com/citation-style-language/schema/raw/master/csl-citation.json"} </w:instrText>
      </w:r>
      <w:r w:rsidR="002540C4">
        <w:rPr>
          <w:rFonts w:ascii="Times New Roman" w:hAnsi="Times New Roman" w:cs="Times New Roman"/>
        </w:rPr>
        <w:fldChar w:fldCharType="separate"/>
      </w:r>
      <w:r w:rsidR="009220A1" w:rsidRPr="009220A1">
        <w:rPr>
          <w:rFonts w:ascii="Times New Roman" w:hAnsi="Times New Roman" w:cs="Times New Roman"/>
        </w:rPr>
        <w:t>[41]</w:t>
      </w:r>
      <w:r w:rsidR="002540C4">
        <w:rPr>
          <w:rFonts w:ascii="Times New Roman" w:hAnsi="Times New Roman" w:cs="Times New Roman"/>
        </w:rPr>
        <w:fldChar w:fldCharType="end"/>
      </w:r>
      <w:r w:rsidR="002540C4">
        <w:rPr>
          <w:rFonts w:ascii="Times New Roman" w:hAnsi="Times New Roman" w:cs="Times New Roman"/>
        </w:rPr>
        <w:t xml:space="preserve"> or as a booster for pharmacological drug effects </w:t>
      </w:r>
      <w:r w:rsidR="002540C4">
        <w:rPr>
          <w:rFonts w:ascii="Times New Roman" w:hAnsi="Times New Roman" w:cs="Times New Roman"/>
        </w:rPr>
        <w:fldChar w:fldCharType="begin"/>
      </w:r>
      <w:r w:rsidR="009220A1">
        <w:rPr>
          <w:rFonts w:ascii="Times New Roman" w:hAnsi="Times New Roman" w:cs="Times New Roman"/>
        </w:rPr>
        <w:instrText xml:space="preserve"> ADDIN ZOTERO_ITEM CSL_CITATION {"citationID":"lo9pVvzV","properties":{"formattedCitation":"[42]","plainCitation":"[42]","noteIndex":0},"citationItems":[{"id":1021,"uris":["http://zotero.org/users/5869905/items/RSEGSBB3"],"itemData":{"id":1021,"type":"article-journal","abstract":"Patients after organ transplantation or with chronic, inflammatory autoimmune diseases require lifelong treatment with immunosuppressive drugs, which have toxic adverse effects. Recent insight into the neurobiology of placebo responses shows that associative conditioning procedures can be employed as placebo-induced dose reduction strategies in an immunopharmacological regimen. However, it is unclear whether learned immune responses can be produced in patient populations already receiving an immunosuppressive regimen. Thus, 30 renal transplant patients underwent a taste-immune conditioning paradigm, in which immunosuppressive drugs (unconditioned stimulus) were paired with a gustatory stimulus [conditioned stimulus (CS)] during the learning phase. During evocation phase, after patients were reexposed to the CS, T cell proliferative capacity was significantly reduced in comparison with the baseline kinetics of T cell functions under routine drug intake (ƞp2 = 0.34). These data demonstrate, proof-of-concept, that learned immunosuppressive placebo responses can be used as a supportive, placebo-based, dose-reduction strategy to improve treatment efficacy in an ongoing immunopharmacological regimen.","container-title":"Proceedings of the National Academy of Sciences of the United States of America","DOI":"10.1073/pnas.1720548115","ISSN":"1091-6490","issue":"16","journalAbbreviation":"Proc. Natl. Acad. Sci. U.S.A.","language":"eng","note":"PMID: 29610294\nPMCID: PMC5910853","page":"4223-4227","title":"Learned immunosuppressive placebo responses in renal transplant patients","volume":"115","author":[{"family":"Kirchhof","given":"Julia"},{"family":"Petrakova","given":"Liubov"},{"family":"Brinkhoff","given":"Alexandra"},{"family":"Benson","given":"Sven"},{"family":"Schmidt","given":"Justine"},{"family":"Unteroberdörster","given":"Maike"},{"family":"Wilde","given":"Benjamin"},{"family":"Kaptchuk","given":"Ted J."},{"family":"Witzke","given":"Oliver"},{"family":"Schedlowski","given":"Manfred"}],"issued":{"date-parts":[["2018"]],"season":"17"}}}],"schema":"https://github.com/citation-style-language/schema/raw/master/csl-citation.json"} </w:instrText>
      </w:r>
      <w:r w:rsidR="002540C4">
        <w:rPr>
          <w:rFonts w:ascii="Times New Roman" w:hAnsi="Times New Roman" w:cs="Times New Roman"/>
        </w:rPr>
        <w:fldChar w:fldCharType="separate"/>
      </w:r>
      <w:r w:rsidR="009220A1" w:rsidRPr="009220A1">
        <w:rPr>
          <w:rFonts w:ascii="Times New Roman" w:hAnsi="Times New Roman" w:cs="Times New Roman"/>
        </w:rPr>
        <w:t>[42]</w:t>
      </w:r>
      <w:r w:rsidR="002540C4">
        <w:rPr>
          <w:rFonts w:ascii="Times New Roman" w:hAnsi="Times New Roman" w:cs="Times New Roman"/>
        </w:rPr>
        <w:fldChar w:fldCharType="end"/>
      </w:r>
      <w:r w:rsidR="002540C4">
        <w:rPr>
          <w:rFonts w:ascii="Times New Roman" w:hAnsi="Times New Roman" w:cs="Times New Roman"/>
        </w:rPr>
        <w:t xml:space="preserve">. </w:t>
      </w:r>
      <w:r w:rsidR="00590337">
        <w:rPr>
          <w:rFonts w:ascii="Times New Roman" w:hAnsi="Times New Roman" w:cs="Times New Roman"/>
        </w:rPr>
        <w:t>Moreover, w</w:t>
      </w:r>
      <w:r w:rsidRPr="00AB1362">
        <w:rPr>
          <w:rFonts w:ascii="Times New Roman" w:hAnsi="Times New Roman" w:cs="Times New Roman"/>
        </w:rPr>
        <w:t>e demonstrated that conditioning with intranasal insulin reduces hunger in healthy participants. Hunger can be a problem not only for patients with diabetes type-2 but for population who need</w:t>
      </w:r>
      <w:r w:rsidR="00231906">
        <w:rPr>
          <w:rFonts w:ascii="Times New Roman" w:hAnsi="Times New Roman" w:cs="Times New Roman"/>
        </w:rPr>
        <w:t xml:space="preserve">s to </w:t>
      </w:r>
      <w:r w:rsidRPr="00AB1362">
        <w:rPr>
          <w:rFonts w:ascii="Times New Roman" w:hAnsi="Times New Roman" w:cs="Times New Roman"/>
        </w:rPr>
        <w:t>follow a diet for other health reasons.</w:t>
      </w:r>
      <w:r w:rsidR="00076205">
        <w:rPr>
          <w:rFonts w:ascii="Times New Roman" w:hAnsi="Times New Roman" w:cs="Times New Roman"/>
        </w:rPr>
        <w:t xml:space="preserve"> </w:t>
      </w:r>
      <w:r w:rsidRPr="00AB1362">
        <w:rPr>
          <w:rFonts w:ascii="Times New Roman" w:hAnsi="Times New Roman" w:cs="Times New Roman"/>
        </w:rPr>
        <w:t>Applying intranasal insulin conditioning can helpful for these groups of people.</w:t>
      </w:r>
      <w:r w:rsidR="00231906">
        <w:rPr>
          <w:rFonts w:ascii="Times New Roman" w:hAnsi="Times New Roman" w:cs="Times New Roman"/>
        </w:rPr>
        <w:t xml:space="preserve"> </w:t>
      </w:r>
    </w:p>
    <w:p w14:paraId="02711188" w14:textId="4A8EB5F8" w:rsidR="00AB1362" w:rsidRDefault="00076205" w:rsidP="00F870B9">
      <w:pPr>
        <w:spacing w:before="120" w:after="120" w:line="360" w:lineRule="auto"/>
        <w:contextualSpacing/>
        <w:rPr>
          <w:rFonts w:ascii="Times New Roman" w:hAnsi="Times New Roman" w:cs="Times New Roman"/>
        </w:rPr>
      </w:pPr>
      <w:r>
        <w:rPr>
          <w:rFonts w:ascii="Times New Roman" w:hAnsi="Times New Roman" w:cs="Times New Roman"/>
        </w:rPr>
        <w:t>Our study points at the importance of choosing an unconditioned stimulus relevant for the clinical group</w:t>
      </w:r>
      <w:r w:rsidR="005B4D75">
        <w:rPr>
          <w:rFonts w:ascii="Times New Roman" w:hAnsi="Times New Roman" w:cs="Times New Roman"/>
        </w:rPr>
        <w:t xml:space="preserve">. Conditioning with intranasal insulin might be beneficial for the groups suffering from </w:t>
      </w:r>
      <w:r w:rsidR="00590337">
        <w:rPr>
          <w:rFonts w:ascii="Times New Roman" w:hAnsi="Times New Roman" w:cs="Times New Roman"/>
        </w:rPr>
        <w:t>elevated</w:t>
      </w:r>
      <w:r w:rsidR="005B4D75">
        <w:rPr>
          <w:rFonts w:ascii="Times New Roman" w:hAnsi="Times New Roman" w:cs="Times New Roman"/>
        </w:rPr>
        <w:t xml:space="preserve"> hunger, but might not be particularly suitable for blood glucose reduction. </w:t>
      </w:r>
      <w:r w:rsidR="00231906">
        <w:rPr>
          <w:rFonts w:ascii="Times New Roman" w:hAnsi="Times New Roman" w:cs="Times New Roman"/>
        </w:rPr>
        <w:t>To create optimal and safe conditioning protocol</w:t>
      </w:r>
      <w:r w:rsidR="00CF79AE">
        <w:rPr>
          <w:rFonts w:ascii="Times New Roman" w:hAnsi="Times New Roman" w:cs="Times New Roman"/>
        </w:rPr>
        <w:t>s</w:t>
      </w:r>
      <w:r w:rsidR="00231906">
        <w:rPr>
          <w:rFonts w:ascii="Times New Roman" w:hAnsi="Times New Roman" w:cs="Times New Roman"/>
        </w:rPr>
        <w:t xml:space="preserve"> for clinical practice, w</w:t>
      </w:r>
      <w:r w:rsidR="002540C4">
        <w:rPr>
          <w:rFonts w:ascii="Times New Roman" w:hAnsi="Times New Roman" w:cs="Times New Roman"/>
        </w:rPr>
        <w:t xml:space="preserve">e need to better understand </w:t>
      </w:r>
      <w:r w:rsidR="005B4D75">
        <w:rPr>
          <w:rFonts w:ascii="Times New Roman" w:hAnsi="Times New Roman" w:cs="Times New Roman"/>
        </w:rPr>
        <w:t xml:space="preserve">the </w:t>
      </w:r>
      <w:r w:rsidR="002540C4">
        <w:rPr>
          <w:rFonts w:ascii="Times New Roman" w:hAnsi="Times New Roman" w:cs="Times New Roman"/>
        </w:rPr>
        <w:t xml:space="preserve">action </w:t>
      </w:r>
      <w:r w:rsidR="005B4D75">
        <w:rPr>
          <w:rFonts w:ascii="Times New Roman" w:hAnsi="Times New Roman" w:cs="Times New Roman"/>
        </w:rPr>
        <w:t xml:space="preserve">mechanisms </w:t>
      </w:r>
      <w:r w:rsidR="00981ECA">
        <w:rPr>
          <w:rFonts w:ascii="Times New Roman" w:hAnsi="Times New Roman" w:cs="Times New Roman"/>
        </w:rPr>
        <w:t xml:space="preserve">of the unconditioned stimulus chosen </w:t>
      </w:r>
      <w:r w:rsidR="000E103A">
        <w:rPr>
          <w:rFonts w:ascii="Times New Roman" w:hAnsi="Times New Roman" w:cs="Times New Roman"/>
        </w:rPr>
        <w:t>as well as the impact of sex and</w:t>
      </w:r>
      <w:r w:rsidR="002540C4">
        <w:rPr>
          <w:rFonts w:ascii="Times New Roman" w:hAnsi="Times New Roman" w:cs="Times New Roman"/>
        </w:rPr>
        <w:t xml:space="preserve"> age.</w:t>
      </w:r>
    </w:p>
    <w:p w14:paraId="5FE7D27E" w14:textId="77777777" w:rsidR="005D2A62" w:rsidRDefault="005D2A62" w:rsidP="00F870B9">
      <w:pPr>
        <w:spacing w:before="120" w:after="120" w:line="360" w:lineRule="auto"/>
        <w:contextualSpacing/>
        <w:rPr>
          <w:rFonts w:ascii="Times New Roman" w:hAnsi="Times New Roman" w:cs="Times New Roman"/>
        </w:rPr>
      </w:pPr>
    </w:p>
    <w:p w14:paraId="3349C70F" w14:textId="0E1986B3" w:rsidR="00317FB7" w:rsidRPr="00590337" w:rsidRDefault="00317FB7" w:rsidP="00F870B9">
      <w:pPr>
        <w:spacing w:before="120" w:after="120" w:line="360" w:lineRule="auto"/>
        <w:contextualSpacing/>
        <w:rPr>
          <w:rFonts w:ascii="Times New Roman" w:hAnsi="Times New Roman" w:cs="Times New Roman"/>
          <w:b/>
          <w:bCs/>
        </w:rPr>
      </w:pPr>
      <w:r w:rsidRPr="00590337">
        <w:rPr>
          <w:rFonts w:ascii="Times New Roman" w:hAnsi="Times New Roman" w:cs="Times New Roman"/>
          <w:b/>
          <w:bCs/>
        </w:rPr>
        <w:t>Funding</w:t>
      </w:r>
    </w:p>
    <w:p w14:paraId="4E3E30EA" w14:textId="2A905066" w:rsidR="00B03F74" w:rsidRPr="00B03F74" w:rsidRDefault="00317FB7" w:rsidP="00B03F74">
      <w:pPr>
        <w:spacing w:before="120" w:after="120" w:line="360" w:lineRule="auto"/>
        <w:contextualSpacing/>
        <w:rPr>
          <w:ins w:id="42" w:author="Hilmar Zech" w:date="2022-04-15T11:28:00Z"/>
          <w:rFonts w:ascii="Times New Roman" w:hAnsi="Times New Roman" w:cs="Times New Roman"/>
        </w:rPr>
      </w:pPr>
      <w:r>
        <w:rPr>
          <w:rFonts w:ascii="Times New Roman" w:hAnsi="Times New Roman" w:cs="Times New Roman"/>
        </w:rPr>
        <w:t>The study was funded by the Diabetes</w:t>
      </w:r>
      <w:r w:rsidR="005D2A62">
        <w:rPr>
          <w:rFonts w:ascii="Times New Roman" w:hAnsi="Times New Roman" w:cs="Times New Roman"/>
        </w:rPr>
        <w:t xml:space="preserve"> II</w:t>
      </w:r>
      <w:r>
        <w:rPr>
          <w:rFonts w:ascii="Times New Roman" w:hAnsi="Times New Roman" w:cs="Times New Roman"/>
        </w:rPr>
        <w:t xml:space="preserve"> Breakthrough grant by Dutch Diabetes F</w:t>
      </w:r>
      <w:r w:rsidR="008C5F3E">
        <w:rPr>
          <w:rFonts w:ascii="Times New Roman" w:hAnsi="Times New Roman" w:cs="Times New Roman"/>
        </w:rPr>
        <w:t xml:space="preserve">onds and </w:t>
      </w:r>
      <w:proofErr w:type="spellStart"/>
      <w:r w:rsidR="008C5F3E">
        <w:rPr>
          <w:rFonts w:ascii="Times New Roman" w:hAnsi="Times New Roman" w:cs="Times New Roman"/>
        </w:rPr>
        <w:t>ZonMW</w:t>
      </w:r>
      <w:proofErr w:type="spellEnd"/>
      <w:r w:rsidR="008C5F3E">
        <w:rPr>
          <w:rFonts w:ascii="Times New Roman" w:hAnsi="Times New Roman" w:cs="Times New Roman"/>
        </w:rPr>
        <w:t xml:space="preserve"> (project number </w:t>
      </w:r>
      <w:r w:rsidR="008C5F3E" w:rsidRPr="00B05E62">
        <w:rPr>
          <w:rFonts w:ascii="Times New Roman" w:hAnsi="Times New Roman" w:cs="Times New Roman"/>
          <w:bCs/>
        </w:rPr>
        <w:t>459001009</w:t>
      </w:r>
      <w:r>
        <w:rPr>
          <w:rFonts w:ascii="Times New Roman" w:hAnsi="Times New Roman" w:cs="Times New Roman"/>
        </w:rPr>
        <w:t xml:space="preserve">) awarded to AWME. </w:t>
      </w:r>
      <w:ins w:id="43" w:author="Hilmar Zech" w:date="2022-04-15T11:29:00Z">
        <w:r w:rsidR="004764A5">
          <w:rPr>
            <w:rFonts w:ascii="Times New Roman" w:hAnsi="Times New Roman" w:cs="Times New Roman"/>
          </w:rPr>
          <w:t>The work of Hilmar Zech</w:t>
        </w:r>
      </w:ins>
      <w:ins w:id="44" w:author="Hilmar Zech" w:date="2022-04-15T11:28:00Z">
        <w:r w:rsidR="00B03F74" w:rsidRPr="00B03F74">
          <w:rPr>
            <w:rFonts w:ascii="Times New Roman" w:hAnsi="Times New Roman" w:cs="Times New Roman"/>
          </w:rPr>
          <w:t xml:space="preserve"> was supported by a grant from the German Research Foundation (</w:t>
        </w:r>
      </w:ins>
      <w:ins w:id="45" w:author="Hilmar Zech" w:date="2022-04-15T11:29:00Z">
        <w:r w:rsidR="004764A5">
          <w:rPr>
            <w:rFonts w:ascii="Times New Roman" w:hAnsi="Times New Roman" w:cs="Times New Roman"/>
          </w:rPr>
          <w:t>p</w:t>
        </w:r>
      </w:ins>
      <w:ins w:id="46" w:author="Hilmar Zech" w:date="2022-04-15T11:28:00Z">
        <w:r w:rsidR="00B03F74" w:rsidRPr="00B03F74">
          <w:rPr>
            <w:rFonts w:ascii="Times New Roman" w:hAnsi="Times New Roman" w:cs="Times New Roman"/>
          </w:rPr>
          <w:t xml:space="preserve">roject number 402170461). </w:t>
        </w:r>
      </w:ins>
    </w:p>
    <w:p w14:paraId="04514238" w14:textId="42E75BBF" w:rsidR="00317FB7" w:rsidRDefault="00317FB7" w:rsidP="00F870B9">
      <w:pPr>
        <w:spacing w:before="120" w:after="120" w:line="360" w:lineRule="auto"/>
        <w:contextualSpacing/>
        <w:rPr>
          <w:rFonts w:ascii="Times New Roman" w:hAnsi="Times New Roman" w:cs="Times New Roman"/>
        </w:rPr>
      </w:pPr>
    </w:p>
    <w:p w14:paraId="33722BDC" w14:textId="008634AB" w:rsidR="004204AC" w:rsidRPr="002B4401" w:rsidRDefault="004204AC" w:rsidP="00F870B9">
      <w:pPr>
        <w:spacing w:before="120" w:after="120" w:line="360" w:lineRule="auto"/>
        <w:contextualSpacing/>
        <w:rPr>
          <w:rFonts w:ascii="Times New Roman" w:hAnsi="Times New Roman" w:cs="Times New Roman"/>
          <w:b/>
          <w:bCs/>
        </w:rPr>
      </w:pPr>
      <w:r w:rsidRPr="002B4401">
        <w:rPr>
          <w:rFonts w:ascii="Times New Roman" w:hAnsi="Times New Roman" w:cs="Times New Roman"/>
          <w:b/>
          <w:bCs/>
        </w:rPr>
        <w:t>Acknowledgements</w:t>
      </w:r>
    </w:p>
    <w:p w14:paraId="379F3281" w14:textId="2E3B0B8E" w:rsidR="004204AC" w:rsidRDefault="00035D47" w:rsidP="00F870B9">
      <w:pPr>
        <w:spacing w:before="120" w:after="120" w:line="360" w:lineRule="auto"/>
        <w:contextualSpacing/>
        <w:rPr>
          <w:rFonts w:ascii="Times New Roman" w:hAnsi="Times New Roman" w:cs="Times New Roman"/>
        </w:rPr>
      </w:pPr>
      <w:r>
        <w:rPr>
          <w:rFonts w:ascii="Times New Roman" w:hAnsi="Times New Roman" w:cs="Times New Roman"/>
        </w:rPr>
        <w:t xml:space="preserve">We would like to thank U. </w:t>
      </w:r>
      <w:proofErr w:type="spellStart"/>
      <w:r>
        <w:rPr>
          <w:rFonts w:ascii="Times New Roman" w:hAnsi="Times New Roman" w:cs="Times New Roman"/>
        </w:rPr>
        <w:t>Stokhorst</w:t>
      </w:r>
      <w:proofErr w:type="spellEnd"/>
      <w:r>
        <w:rPr>
          <w:rFonts w:ascii="Times New Roman" w:hAnsi="Times New Roman" w:cs="Times New Roman"/>
        </w:rPr>
        <w:t xml:space="preserve"> for the i</w:t>
      </w:r>
      <w:r w:rsidR="00D148B8">
        <w:rPr>
          <w:rFonts w:ascii="Times New Roman" w:hAnsi="Times New Roman" w:cs="Times New Roman"/>
        </w:rPr>
        <w:t>nput on parts</w:t>
      </w:r>
      <w:r>
        <w:rPr>
          <w:rFonts w:ascii="Times New Roman" w:hAnsi="Times New Roman" w:cs="Times New Roman"/>
        </w:rPr>
        <w:t xml:space="preserve"> of the study protocol. </w:t>
      </w:r>
      <w:r w:rsidR="005675AA">
        <w:rPr>
          <w:rFonts w:ascii="Times New Roman" w:hAnsi="Times New Roman" w:cs="Times New Roman"/>
        </w:rPr>
        <w:t xml:space="preserve">We also thank </w:t>
      </w:r>
      <w:r w:rsidR="009220A1">
        <w:rPr>
          <w:rFonts w:ascii="Times New Roman" w:hAnsi="Times New Roman" w:cs="Times New Roman"/>
        </w:rPr>
        <w:t>Monique</w:t>
      </w:r>
      <w:r w:rsidR="005F205B">
        <w:rPr>
          <w:rFonts w:ascii="Times New Roman" w:hAnsi="Times New Roman" w:cs="Times New Roman"/>
        </w:rPr>
        <w:t xml:space="preserve"> Smeets</w:t>
      </w:r>
      <w:r w:rsidR="005675AA">
        <w:rPr>
          <w:rFonts w:ascii="Times New Roman" w:hAnsi="Times New Roman" w:cs="Times New Roman"/>
        </w:rPr>
        <w:t xml:space="preserve"> and Ilja </w:t>
      </w:r>
      <w:r w:rsidR="005675AA" w:rsidRPr="005675AA">
        <w:rPr>
          <w:rFonts w:ascii="Times New Roman" w:hAnsi="Times New Roman" w:cs="Times New Roman"/>
        </w:rPr>
        <w:t>Croijmans</w:t>
      </w:r>
      <w:r w:rsidR="005675AA">
        <w:rPr>
          <w:rFonts w:ascii="Times New Roman" w:hAnsi="Times New Roman" w:cs="Times New Roman"/>
        </w:rPr>
        <w:t xml:space="preserve"> for their help with preparation of the smelling sticks. </w:t>
      </w:r>
      <w:r w:rsidR="004204AC" w:rsidRPr="002B4401">
        <w:rPr>
          <w:rFonts w:ascii="Times New Roman" w:hAnsi="Times New Roman" w:cs="Times New Roman"/>
        </w:rPr>
        <w:t xml:space="preserve">Participant recruitment was accomplished through Hersenonderzoek.nl, a Dutch online registry that facilitates participant recruitment for neuroscience studies (www.hersenonderzoek.nl). Hersenonderzoek.nl is funded by </w:t>
      </w:r>
      <w:proofErr w:type="spellStart"/>
      <w:r w:rsidR="004204AC" w:rsidRPr="002B4401">
        <w:rPr>
          <w:rFonts w:ascii="Times New Roman" w:hAnsi="Times New Roman" w:cs="Times New Roman"/>
        </w:rPr>
        <w:t>ZonMw-Memorabel</w:t>
      </w:r>
      <w:proofErr w:type="spellEnd"/>
      <w:r w:rsidR="004204AC" w:rsidRPr="002B4401">
        <w:rPr>
          <w:rFonts w:ascii="Times New Roman" w:hAnsi="Times New Roman" w:cs="Times New Roman"/>
        </w:rPr>
        <w:t xml:space="preserve"> (project n</w:t>
      </w:r>
      <w:r w:rsidR="005675AA">
        <w:rPr>
          <w:rFonts w:ascii="Times New Roman" w:hAnsi="Times New Roman" w:cs="Times New Roman"/>
        </w:rPr>
        <w:t>umber</w:t>
      </w:r>
      <w:r w:rsidR="004204AC" w:rsidRPr="002B4401">
        <w:rPr>
          <w:rFonts w:ascii="Times New Roman" w:hAnsi="Times New Roman" w:cs="Times New Roman"/>
        </w:rPr>
        <w:t xml:space="preserve"> 73305095003), a project in the context of the Dutch </w:t>
      </w:r>
      <w:proofErr w:type="spellStart"/>
      <w:r w:rsidR="004204AC" w:rsidRPr="002B4401">
        <w:rPr>
          <w:rFonts w:ascii="Times New Roman" w:hAnsi="Times New Roman" w:cs="Times New Roman"/>
        </w:rPr>
        <w:t>Deltaplan</w:t>
      </w:r>
      <w:proofErr w:type="spellEnd"/>
      <w:r w:rsidR="004204AC" w:rsidRPr="002B4401">
        <w:rPr>
          <w:rFonts w:ascii="Times New Roman" w:hAnsi="Times New Roman" w:cs="Times New Roman"/>
        </w:rPr>
        <w:t xml:space="preserve"> </w:t>
      </w:r>
      <w:proofErr w:type="spellStart"/>
      <w:r w:rsidR="004204AC" w:rsidRPr="002B4401">
        <w:rPr>
          <w:rFonts w:ascii="Times New Roman" w:hAnsi="Times New Roman" w:cs="Times New Roman"/>
        </w:rPr>
        <w:t>Dementie</w:t>
      </w:r>
      <w:proofErr w:type="spellEnd"/>
      <w:r w:rsidR="004204AC" w:rsidRPr="002B4401">
        <w:rPr>
          <w:rFonts w:ascii="Times New Roman" w:hAnsi="Times New Roman" w:cs="Times New Roman"/>
        </w:rPr>
        <w:t xml:space="preserve">, </w:t>
      </w:r>
      <w:proofErr w:type="spellStart"/>
      <w:r w:rsidR="004204AC" w:rsidRPr="002B4401">
        <w:rPr>
          <w:rFonts w:ascii="Times New Roman" w:hAnsi="Times New Roman" w:cs="Times New Roman"/>
        </w:rPr>
        <w:t>Gieskes-Strijbis</w:t>
      </w:r>
      <w:proofErr w:type="spellEnd"/>
      <w:r w:rsidR="004204AC" w:rsidRPr="002B4401">
        <w:rPr>
          <w:rFonts w:ascii="Times New Roman" w:hAnsi="Times New Roman" w:cs="Times New Roman"/>
        </w:rPr>
        <w:t xml:space="preserve"> Foundation, the Alzheimer’s Society in the Netherlands and Brain Foundation Netherlands.</w:t>
      </w:r>
    </w:p>
    <w:p w14:paraId="2A37224D" w14:textId="77777777" w:rsidR="00163E8A" w:rsidRDefault="00163E8A" w:rsidP="00F870B9">
      <w:pPr>
        <w:spacing w:before="120" w:after="120" w:line="360" w:lineRule="auto"/>
        <w:contextualSpacing/>
        <w:rPr>
          <w:rFonts w:ascii="Times New Roman" w:hAnsi="Times New Roman" w:cs="Times New Roman"/>
        </w:rPr>
      </w:pPr>
    </w:p>
    <w:p w14:paraId="19EF6A04" w14:textId="2AEBAC3B" w:rsidR="004204AC" w:rsidRPr="00163E8A" w:rsidRDefault="00163E8A" w:rsidP="00F870B9">
      <w:pPr>
        <w:spacing w:before="120" w:after="120" w:line="360" w:lineRule="auto"/>
        <w:contextualSpacing/>
        <w:rPr>
          <w:rFonts w:ascii="Times New Roman" w:hAnsi="Times New Roman" w:cs="Times New Roman"/>
          <w:b/>
          <w:bCs/>
        </w:rPr>
      </w:pPr>
      <w:r w:rsidRPr="00163E8A">
        <w:rPr>
          <w:rFonts w:ascii="Times New Roman" w:hAnsi="Times New Roman" w:cs="Times New Roman"/>
          <w:b/>
          <w:bCs/>
        </w:rPr>
        <w:t>References</w:t>
      </w:r>
    </w:p>
    <w:p w14:paraId="3E33A797" w14:textId="77777777" w:rsidR="00EF7A5A" w:rsidRPr="00EF7A5A" w:rsidRDefault="00B823FC" w:rsidP="00EF7A5A">
      <w:pPr>
        <w:pStyle w:val="Bibliography"/>
        <w:rPr>
          <w:rFonts w:ascii="Calibri" w:hAnsi="Calibri" w:cs="Calibri"/>
        </w:rPr>
      </w:pPr>
      <w:r>
        <w:lastRenderedPageBreak/>
        <w:fldChar w:fldCharType="begin"/>
      </w:r>
      <w:r w:rsidR="00EF7A5A">
        <w:instrText xml:space="preserve"> ADDIN ZOTERO_BIBL {"uncited":[],"omitted":[],"custom":[]} CSL_BIBLIOGRAPHY </w:instrText>
      </w:r>
      <w:r>
        <w:fldChar w:fldCharType="separate"/>
      </w:r>
      <w:r w:rsidR="00EF7A5A" w:rsidRPr="00EF7A5A">
        <w:rPr>
          <w:rFonts w:ascii="Calibri" w:hAnsi="Calibri" w:cs="Calibri"/>
        </w:rPr>
        <w:t xml:space="preserve">1. </w:t>
      </w:r>
      <w:r w:rsidR="00EF7A5A" w:rsidRPr="00EF7A5A">
        <w:rPr>
          <w:rFonts w:ascii="Calibri" w:hAnsi="Calibri" w:cs="Calibri"/>
        </w:rPr>
        <w:tab/>
        <w:t>Tekampe J, van Middendorp H, Meeuwis SH, et al (2017) Conditioning Immune and Endocrine Parameters in Humans: A Systematic Review. Psychother Psychosom 86(2):99–107. https://doi.org/10.1159/000449470</w:t>
      </w:r>
    </w:p>
    <w:p w14:paraId="5EB13055" w14:textId="77777777" w:rsidR="00EF7A5A" w:rsidRPr="00EF7A5A" w:rsidRDefault="00EF7A5A" w:rsidP="00EF7A5A">
      <w:pPr>
        <w:pStyle w:val="Bibliography"/>
        <w:rPr>
          <w:rFonts w:ascii="Calibri" w:hAnsi="Calibri" w:cs="Calibri"/>
        </w:rPr>
      </w:pPr>
      <w:r w:rsidRPr="00EF7A5A">
        <w:rPr>
          <w:rFonts w:ascii="Calibri" w:hAnsi="Calibri" w:cs="Calibri"/>
        </w:rPr>
        <w:t xml:space="preserve">2. </w:t>
      </w:r>
      <w:r w:rsidRPr="00EF7A5A">
        <w:rPr>
          <w:rFonts w:ascii="Calibri" w:hAnsi="Calibri" w:cs="Calibri"/>
        </w:rPr>
        <w:tab/>
        <w:t>Skvortsova A, Veldhuijzen DS, Kloosterman IEM, et al (2019) Conditioned hormonal responses: A systematic review in animals and humans. Front Neuroendocrinol 52:206–218. https://doi.org/10.1016/j.yfrne.2018.12.005</w:t>
      </w:r>
    </w:p>
    <w:p w14:paraId="4E981CF9" w14:textId="77777777" w:rsidR="00EF7A5A" w:rsidRPr="00EF7A5A" w:rsidRDefault="00EF7A5A" w:rsidP="00EF7A5A">
      <w:pPr>
        <w:pStyle w:val="Bibliography"/>
        <w:rPr>
          <w:rFonts w:ascii="Calibri" w:hAnsi="Calibri" w:cs="Calibri"/>
        </w:rPr>
      </w:pPr>
      <w:r w:rsidRPr="00EF7A5A">
        <w:rPr>
          <w:rFonts w:ascii="Calibri" w:hAnsi="Calibri" w:cs="Calibri"/>
        </w:rPr>
        <w:t xml:space="preserve">3. </w:t>
      </w:r>
      <w:r w:rsidRPr="00EF7A5A">
        <w:rPr>
          <w:rFonts w:ascii="Calibri" w:hAnsi="Calibri" w:cs="Calibri"/>
        </w:rPr>
        <w:tab/>
        <w:t>Stockhorst U, Huenig A, Ziegler D, Scherbaum WA (2011) Unconditioned and conditioned effects of intravenous insulin and glucose on heart rate variability in healthy men. Physiology &amp; behavior 103(1):31–38</w:t>
      </w:r>
    </w:p>
    <w:p w14:paraId="3C9C4C1B" w14:textId="77777777" w:rsidR="00EF7A5A" w:rsidRPr="00EF7A5A" w:rsidRDefault="00EF7A5A" w:rsidP="00EF7A5A">
      <w:pPr>
        <w:pStyle w:val="Bibliography"/>
        <w:rPr>
          <w:rFonts w:ascii="Calibri" w:hAnsi="Calibri" w:cs="Calibri"/>
        </w:rPr>
      </w:pPr>
      <w:r w:rsidRPr="00EF7A5A">
        <w:rPr>
          <w:rFonts w:ascii="Calibri" w:hAnsi="Calibri" w:cs="Calibri"/>
        </w:rPr>
        <w:t xml:space="preserve">4. </w:t>
      </w:r>
      <w:r w:rsidRPr="00EF7A5A">
        <w:rPr>
          <w:rFonts w:ascii="Calibri" w:hAnsi="Calibri" w:cs="Calibri"/>
        </w:rPr>
        <w:tab/>
        <w:t>Stockhorst U, Steingrüber H-J, Scherbaum WA (2000) Classically conditioned responses following repeated insulin and glucose administration in humans. Behavioural brain research 110(1–2):143–159</w:t>
      </w:r>
    </w:p>
    <w:p w14:paraId="532084DE" w14:textId="77777777" w:rsidR="00EF7A5A" w:rsidRPr="00EF7A5A" w:rsidRDefault="00EF7A5A" w:rsidP="00EF7A5A">
      <w:pPr>
        <w:pStyle w:val="Bibliography"/>
        <w:rPr>
          <w:rFonts w:ascii="Calibri" w:hAnsi="Calibri" w:cs="Calibri"/>
        </w:rPr>
      </w:pPr>
      <w:r w:rsidRPr="00EF7A5A">
        <w:rPr>
          <w:rFonts w:ascii="Calibri" w:hAnsi="Calibri" w:cs="Calibri"/>
        </w:rPr>
        <w:t xml:space="preserve">5. </w:t>
      </w:r>
      <w:r w:rsidRPr="00EF7A5A">
        <w:rPr>
          <w:rFonts w:ascii="Calibri" w:hAnsi="Calibri" w:cs="Calibri"/>
        </w:rPr>
        <w:tab/>
        <w:t>Stockhorst U, De Fries D, Steingrueber H-J, Scherbaum WA (2011) Unconditioned and conditioned effects of intranasally administered insulin vs placebo in healthy men: a randomised controlled trial. Diabetologia 54(6):1502–1506</w:t>
      </w:r>
    </w:p>
    <w:p w14:paraId="2196296B" w14:textId="77777777" w:rsidR="00EF7A5A" w:rsidRPr="00EF7A5A" w:rsidRDefault="00EF7A5A" w:rsidP="00EF7A5A">
      <w:pPr>
        <w:pStyle w:val="Bibliography"/>
        <w:rPr>
          <w:rFonts w:ascii="Calibri" w:hAnsi="Calibri" w:cs="Calibri"/>
        </w:rPr>
      </w:pPr>
      <w:r w:rsidRPr="00EF7A5A">
        <w:rPr>
          <w:rFonts w:ascii="Calibri" w:hAnsi="Calibri" w:cs="Calibri"/>
        </w:rPr>
        <w:t xml:space="preserve">6. </w:t>
      </w:r>
      <w:r w:rsidRPr="00EF7A5A">
        <w:rPr>
          <w:rFonts w:ascii="Calibri" w:hAnsi="Calibri" w:cs="Calibri"/>
        </w:rPr>
        <w:tab/>
        <w:t>Stockhorst U, Gritzmann E, Klopp K, et al (1999) Classical conditioning of insulin effects in healthy humans. Psychosomatic medicine 61(4):424–435</w:t>
      </w:r>
    </w:p>
    <w:p w14:paraId="18BFAF83" w14:textId="77777777" w:rsidR="00EF7A5A" w:rsidRPr="00EF7A5A" w:rsidRDefault="00EF7A5A" w:rsidP="00EF7A5A">
      <w:pPr>
        <w:pStyle w:val="Bibliography"/>
        <w:rPr>
          <w:rFonts w:ascii="Calibri" w:hAnsi="Calibri" w:cs="Calibri"/>
        </w:rPr>
      </w:pPr>
      <w:r w:rsidRPr="00EF7A5A">
        <w:rPr>
          <w:rFonts w:ascii="Calibri" w:hAnsi="Calibri" w:cs="Calibri"/>
        </w:rPr>
        <w:t xml:space="preserve">7. </w:t>
      </w:r>
      <w:r w:rsidRPr="00EF7A5A">
        <w:rPr>
          <w:rFonts w:ascii="Calibri" w:hAnsi="Calibri" w:cs="Calibri"/>
        </w:rPr>
        <w:tab/>
        <w:t>Detke MJ, Brandon SE, Weingarten HP, Rodin J, Wagner AR (1989) Modulation of behavioral and insulin responses by contextual stimuli paired with food. Physiology &amp; behavior 45(4):845–851</w:t>
      </w:r>
    </w:p>
    <w:p w14:paraId="0CBCEC91" w14:textId="77777777" w:rsidR="00EF7A5A" w:rsidRPr="00EF7A5A" w:rsidRDefault="00EF7A5A" w:rsidP="00EF7A5A">
      <w:pPr>
        <w:pStyle w:val="Bibliography"/>
        <w:rPr>
          <w:rFonts w:ascii="Calibri" w:hAnsi="Calibri" w:cs="Calibri"/>
        </w:rPr>
      </w:pPr>
      <w:r w:rsidRPr="00EF7A5A">
        <w:rPr>
          <w:rFonts w:ascii="Calibri" w:hAnsi="Calibri" w:cs="Calibri"/>
        </w:rPr>
        <w:t xml:space="preserve">8. </w:t>
      </w:r>
      <w:r w:rsidRPr="00EF7A5A">
        <w:rPr>
          <w:rFonts w:ascii="Calibri" w:hAnsi="Calibri" w:cs="Calibri"/>
        </w:rPr>
        <w:tab/>
        <w:t>Roozendaal B, Oldenburger WP, Strubbe JH, Koolhaas JM, Bohus B (1990) The central amygdala is involved in the conditioned but not in the meal-induced cephalic insulin response in the rat. Neuroscience letters 116(1–2):210–215</w:t>
      </w:r>
    </w:p>
    <w:p w14:paraId="46CC1E17" w14:textId="77777777" w:rsidR="00EF7A5A" w:rsidRPr="00EF7A5A" w:rsidRDefault="00EF7A5A" w:rsidP="00EF7A5A">
      <w:pPr>
        <w:pStyle w:val="Bibliography"/>
        <w:rPr>
          <w:rFonts w:ascii="Calibri" w:hAnsi="Calibri" w:cs="Calibri"/>
        </w:rPr>
      </w:pPr>
      <w:r w:rsidRPr="00EF7A5A">
        <w:rPr>
          <w:rFonts w:ascii="Calibri" w:hAnsi="Calibri" w:cs="Calibri"/>
        </w:rPr>
        <w:t xml:space="preserve">9. </w:t>
      </w:r>
      <w:r w:rsidRPr="00EF7A5A">
        <w:rPr>
          <w:rFonts w:ascii="Calibri" w:hAnsi="Calibri" w:cs="Calibri"/>
        </w:rPr>
        <w:tab/>
        <w:t>Surwit RS, McCubbin JA, Livingston EG, Feinglos MN (1985) Classically conditioned hyperglycemia in the obese mouse. Psychosomatic medicine 47(6):565–568</w:t>
      </w:r>
    </w:p>
    <w:p w14:paraId="1FAB20AA" w14:textId="77777777" w:rsidR="00EF7A5A" w:rsidRPr="00EF7A5A" w:rsidRDefault="00EF7A5A" w:rsidP="00EF7A5A">
      <w:pPr>
        <w:pStyle w:val="Bibliography"/>
        <w:rPr>
          <w:rFonts w:ascii="Calibri" w:hAnsi="Calibri" w:cs="Calibri"/>
        </w:rPr>
      </w:pPr>
      <w:r w:rsidRPr="00EF7A5A">
        <w:rPr>
          <w:rFonts w:ascii="Calibri" w:hAnsi="Calibri" w:cs="Calibri"/>
        </w:rPr>
        <w:t xml:space="preserve">10. </w:t>
      </w:r>
      <w:r w:rsidRPr="00EF7A5A">
        <w:rPr>
          <w:rFonts w:ascii="Calibri" w:hAnsi="Calibri" w:cs="Calibri"/>
        </w:rPr>
        <w:tab/>
        <w:t>Stockhorst U, Mahl N, Krueger M, et al (2004) Classical conditioning and conditionability of insulin and glucose effects in healthy humans. Physiology &amp; behavior 81(3):375–388</w:t>
      </w:r>
    </w:p>
    <w:p w14:paraId="0310D81A" w14:textId="77777777" w:rsidR="00EF7A5A" w:rsidRPr="00EF7A5A" w:rsidRDefault="00EF7A5A" w:rsidP="00EF7A5A">
      <w:pPr>
        <w:pStyle w:val="Bibliography"/>
        <w:rPr>
          <w:rFonts w:ascii="Calibri" w:hAnsi="Calibri" w:cs="Calibri"/>
        </w:rPr>
      </w:pPr>
      <w:r w:rsidRPr="00EF7A5A">
        <w:rPr>
          <w:rFonts w:ascii="Calibri" w:hAnsi="Calibri" w:cs="Calibri"/>
        </w:rPr>
        <w:t xml:space="preserve">11. </w:t>
      </w:r>
      <w:r w:rsidRPr="00EF7A5A">
        <w:rPr>
          <w:rFonts w:ascii="Calibri" w:hAnsi="Calibri" w:cs="Calibri"/>
        </w:rPr>
        <w:tab/>
        <w:t>Born J, Lange T, Kern W, McGregor GP, Bickel U, Fehm HL (2002) Sniffing neuropeptides: a transnasal approach to the human brain. Nature neuroscience 5(6):514</w:t>
      </w:r>
    </w:p>
    <w:p w14:paraId="383F15B8" w14:textId="77777777" w:rsidR="00EF7A5A" w:rsidRPr="00EF7A5A" w:rsidRDefault="00EF7A5A" w:rsidP="00EF7A5A">
      <w:pPr>
        <w:pStyle w:val="Bibliography"/>
        <w:rPr>
          <w:rFonts w:ascii="Calibri" w:hAnsi="Calibri" w:cs="Calibri"/>
        </w:rPr>
      </w:pPr>
      <w:r w:rsidRPr="00EF7A5A">
        <w:rPr>
          <w:rFonts w:ascii="Calibri" w:hAnsi="Calibri" w:cs="Calibri"/>
        </w:rPr>
        <w:t xml:space="preserve">12. </w:t>
      </w:r>
      <w:r w:rsidRPr="00EF7A5A">
        <w:rPr>
          <w:rFonts w:ascii="Calibri" w:hAnsi="Calibri" w:cs="Calibri"/>
        </w:rPr>
        <w:tab/>
        <w:t>van Opstal AM, Akintola AA, van der Elst M, et al (2017) Effects of intranasal insulin application on the hypothalamic BOLD response to glucose ingestion. Scientific reports 7(1):13327</w:t>
      </w:r>
    </w:p>
    <w:p w14:paraId="6730F721" w14:textId="77777777" w:rsidR="00EF7A5A" w:rsidRPr="00EF7A5A" w:rsidRDefault="00EF7A5A" w:rsidP="00EF7A5A">
      <w:pPr>
        <w:pStyle w:val="Bibliography"/>
        <w:rPr>
          <w:rFonts w:ascii="Calibri" w:hAnsi="Calibri" w:cs="Calibri"/>
        </w:rPr>
      </w:pPr>
      <w:r w:rsidRPr="00EF7A5A">
        <w:rPr>
          <w:rFonts w:ascii="Calibri" w:hAnsi="Calibri" w:cs="Calibri"/>
        </w:rPr>
        <w:t xml:space="preserve">13. </w:t>
      </w:r>
      <w:r w:rsidRPr="00EF7A5A">
        <w:rPr>
          <w:rFonts w:ascii="Calibri" w:hAnsi="Calibri" w:cs="Calibri"/>
        </w:rPr>
        <w:tab/>
        <w:t>Vidarsdottir S, Smeets PA, Eichelsheim DL, et al (2007) Glucose ingestion fails to inhibit hypothalamic neuronal activity in patients with type 2 diabetes. Diabetes 56(10):2547–2550</w:t>
      </w:r>
    </w:p>
    <w:p w14:paraId="5C85A22D" w14:textId="77777777" w:rsidR="00EF7A5A" w:rsidRPr="00EF7A5A" w:rsidRDefault="00EF7A5A" w:rsidP="00EF7A5A">
      <w:pPr>
        <w:pStyle w:val="Bibliography"/>
        <w:rPr>
          <w:rFonts w:ascii="Calibri" w:hAnsi="Calibri" w:cs="Calibri"/>
        </w:rPr>
      </w:pPr>
      <w:r w:rsidRPr="00EF7A5A">
        <w:rPr>
          <w:rFonts w:ascii="Calibri" w:hAnsi="Calibri" w:cs="Calibri"/>
        </w:rPr>
        <w:t xml:space="preserve">14. </w:t>
      </w:r>
      <w:r w:rsidRPr="00EF7A5A">
        <w:rPr>
          <w:rFonts w:ascii="Calibri" w:hAnsi="Calibri" w:cs="Calibri"/>
        </w:rPr>
        <w:tab/>
        <w:t>Hallschmid M, Higgs S, Thienel M, Ott V, Lehnert H (2012) Postprandial administration of intranasal insulin intensifies satiety and reduces intake of palatable snacks in women. Diabetes 61(4):782–789. https://doi.org/10.2337/db11-1390</w:t>
      </w:r>
    </w:p>
    <w:p w14:paraId="0DAB757D" w14:textId="77777777" w:rsidR="00EF7A5A" w:rsidRPr="00EF7A5A" w:rsidRDefault="00EF7A5A" w:rsidP="00EF7A5A">
      <w:pPr>
        <w:pStyle w:val="Bibliography"/>
        <w:rPr>
          <w:rFonts w:ascii="Calibri" w:hAnsi="Calibri" w:cs="Calibri"/>
        </w:rPr>
      </w:pPr>
      <w:r w:rsidRPr="00EF7A5A">
        <w:rPr>
          <w:rFonts w:ascii="Calibri" w:hAnsi="Calibri" w:cs="Calibri"/>
        </w:rPr>
        <w:lastRenderedPageBreak/>
        <w:t xml:space="preserve">15. </w:t>
      </w:r>
      <w:r w:rsidRPr="00EF7A5A">
        <w:rPr>
          <w:rFonts w:ascii="Calibri" w:hAnsi="Calibri" w:cs="Calibri"/>
        </w:rPr>
        <w:tab/>
        <w:t>Jauch-Chara K, Friedrich A, Rezmer M, et al (2012) Intranasal insulin suppresses food intake via enhancement of brain energy levels in humans. Diabetes 61(9):2261–2268</w:t>
      </w:r>
    </w:p>
    <w:p w14:paraId="05C6E76C" w14:textId="77777777" w:rsidR="00EF7A5A" w:rsidRPr="00EF7A5A" w:rsidRDefault="00EF7A5A" w:rsidP="00EF7A5A">
      <w:pPr>
        <w:pStyle w:val="Bibliography"/>
        <w:rPr>
          <w:rFonts w:ascii="Calibri" w:hAnsi="Calibri" w:cs="Calibri"/>
        </w:rPr>
      </w:pPr>
      <w:r w:rsidRPr="00EF7A5A">
        <w:rPr>
          <w:rFonts w:ascii="Calibri" w:hAnsi="Calibri" w:cs="Calibri"/>
        </w:rPr>
        <w:t xml:space="preserve">16. </w:t>
      </w:r>
      <w:r w:rsidRPr="00EF7A5A">
        <w:rPr>
          <w:rFonts w:ascii="Calibri" w:hAnsi="Calibri" w:cs="Calibri"/>
        </w:rPr>
        <w:tab/>
        <w:t>Novak V, Milberg W, Hao Y, et al (2014) Enhancement of vasoreactivity and cognition by intranasal insulin in type 2 diabetes. Diabetes care 37(3):751–759</w:t>
      </w:r>
    </w:p>
    <w:p w14:paraId="3AA8D7C0" w14:textId="77777777" w:rsidR="00EF7A5A" w:rsidRPr="00EF7A5A" w:rsidRDefault="00EF7A5A" w:rsidP="00EF7A5A">
      <w:pPr>
        <w:pStyle w:val="Bibliography"/>
        <w:rPr>
          <w:rFonts w:ascii="Calibri" w:hAnsi="Calibri" w:cs="Calibri"/>
        </w:rPr>
      </w:pPr>
      <w:r w:rsidRPr="00EF7A5A">
        <w:rPr>
          <w:rFonts w:ascii="Calibri" w:hAnsi="Calibri" w:cs="Calibri"/>
        </w:rPr>
        <w:t xml:space="preserve">17. </w:t>
      </w:r>
      <w:r w:rsidRPr="00EF7A5A">
        <w:rPr>
          <w:rFonts w:ascii="Calibri" w:hAnsi="Calibri" w:cs="Calibri"/>
        </w:rPr>
        <w:tab/>
        <w:t>Ott V, Benedict C, Schultes B, Born J, Hallschmid M (2012) Intranasal administration of insulin to the brain impacts cognitive function and peripheral metabolism. Diabetes, obesity and metabolism 14(3):214–221</w:t>
      </w:r>
    </w:p>
    <w:p w14:paraId="7A69BF75" w14:textId="77777777" w:rsidR="00EF7A5A" w:rsidRPr="00EF7A5A" w:rsidRDefault="00EF7A5A" w:rsidP="00EF7A5A">
      <w:pPr>
        <w:pStyle w:val="Bibliography"/>
        <w:rPr>
          <w:rFonts w:ascii="Calibri" w:hAnsi="Calibri" w:cs="Calibri"/>
        </w:rPr>
      </w:pPr>
      <w:r w:rsidRPr="00EF7A5A">
        <w:rPr>
          <w:rFonts w:ascii="Calibri" w:hAnsi="Calibri" w:cs="Calibri"/>
        </w:rPr>
        <w:t xml:space="preserve">18. </w:t>
      </w:r>
      <w:r w:rsidRPr="00EF7A5A">
        <w:rPr>
          <w:rFonts w:ascii="Calibri" w:hAnsi="Calibri" w:cs="Calibri"/>
        </w:rPr>
        <w:tab/>
        <w:t>Zech HG, Rotteveel M, van Dijk WW, van Dillen LF (2020) A mobile approach-avoidance task. Behavior Research Methods 52(5):2085–2097</w:t>
      </w:r>
    </w:p>
    <w:p w14:paraId="45E2DC1F" w14:textId="77777777" w:rsidR="00EF7A5A" w:rsidRPr="00EF7A5A" w:rsidRDefault="00EF7A5A" w:rsidP="00EF7A5A">
      <w:pPr>
        <w:pStyle w:val="Bibliography"/>
        <w:rPr>
          <w:rFonts w:ascii="Calibri" w:hAnsi="Calibri" w:cs="Calibri"/>
        </w:rPr>
      </w:pPr>
      <w:r w:rsidRPr="00EF7A5A">
        <w:rPr>
          <w:rFonts w:ascii="Calibri" w:hAnsi="Calibri" w:cs="Calibri"/>
        </w:rPr>
        <w:t xml:space="preserve">19. </w:t>
      </w:r>
      <w:r w:rsidRPr="00EF7A5A">
        <w:rPr>
          <w:rFonts w:ascii="Calibri" w:hAnsi="Calibri" w:cs="Calibri"/>
        </w:rPr>
        <w:tab/>
        <w:t>van den Akker K, Schyns G, Jansen A (2016) Enhancing inhibitory learning to reduce overeating: Design and rationale of a cue exposure therapy trial in overweight and obese women. Contemporary clinical trials 49:85–91</w:t>
      </w:r>
    </w:p>
    <w:p w14:paraId="2B236B67" w14:textId="77777777" w:rsidR="00EF7A5A" w:rsidRPr="00EF7A5A" w:rsidRDefault="00EF7A5A" w:rsidP="00EF7A5A">
      <w:pPr>
        <w:pStyle w:val="Bibliography"/>
        <w:rPr>
          <w:rFonts w:ascii="Calibri" w:hAnsi="Calibri" w:cs="Calibri"/>
        </w:rPr>
      </w:pPr>
      <w:r w:rsidRPr="00EF7A5A">
        <w:rPr>
          <w:rFonts w:ascii="Calibri" w:hAnsi="Calibri" w:cs="Calibri"/>
        </w:rPr>
        <w:t xml:space="preserve">20. </w:t>
      </w:r>
      <w:r w:rsidRPr="00EF7A5A">
        <w:rPr>
          <w:rFonts w:ascii="Calibri" w:hAnsi="Calibri" w:cs="Calibri"/>
        </w:rPr>
        <w:tab/>
        <w:t>Schakel L, Veldhuijzen DS, Middendorp H van, et al (2018) The effects of a gamified approach avoidance training and verbal suggestions on food outcomes. PloS one 13(7):e0201309</w:t>
      </w:r>
    </w:p>
    <w:p w14:paraId="08DC159B" w14:textId="77777777" w:rsidR="00EF7A5A" w:rsidRPr="00EF7A5A" w:rsidRDefault="00EF7A5A" w:rsidP="00EF7A5A">
      <w:pPr>
        <w:pStyle w:val="Bibliography"/>
        <w:rPr>
          <w:rFonts w:ascii="Calibri" w:hAnsi="Calibri" w:cs="Calibri"/>
        </w:rPr>
      </w:pPr>
      <w:r w:rsidRPr="00EF7A5A">
        <w:rPr>
          <w:rFonts w:ascii="Calibri" w:hAnsi="Calibri" w:cs="Calibri"/>
        </w:rPr>
        <w:t xml:space="preserve">21. </w:t>
      </w:r>
      <w:r w:rsidRPr="00EF7A5A">
        <w:rPr>
          <w:rFonts w:ascii="Calibri" w:hAnsi="Calibri" w:cs="Calibri"/>
        </w:rPr>
        <w:tab/>
        <w:t>Lezak MD, Howieson DB, Loring DW, Fischer JS (2004) Neuropsychological assessment. Oxford University Press, USA</w:t>
      </w:r>
    </w:p>
    <w:p w14:paraId="7E357DD9" w14:textId="77777777" w:rsidR="00EF7A5A" w:rsidRPr="00EF7A5A" w:rsidRDefault="00EF7A5A" w:rsidP="00EF7A5A">
      <w:pPr>
        <w:pStyle w:val="Bibliography"/>
        <w:rPr>
          <w:rFonts w:ascii="Calibri" w:hAnsi="Calibri" w:cs="Calibri"/>
        </w:rPr>
      </w:pPr>
      <w:r w:rsidRPr="00EF7A5A">
        <w:rPr>
          <w:rFonts w:ascii="Calibri" w:hAnsi="Calibri" w:cs="Calibri"/>
        </w:rPr>
        <w:t xml:space="preserve">22. </w:t>
      </w:r>
      <w:r w:rsidRPr="00EF7A5A">
        <w:rPr>
          <w:rFonts w:ascii="Calibri" w:hAnsi="Calibri" w:cs="Calibri"/>
        </w:rPr>
        <w:tab/>
        <w:t>Benedict C, Brede S, Schiöth HB, et al (2011) Intranasal insulin enhances postprandial thermogenesis and lowers postprandial serum insulin levels in healthy men. Diabetes 60(1):114–118</w:t>
      </w:r>
    </w:p>
    <w:p w14:paraId="6529E3EB" w14:textId="77777777" w:rsidR="00EF7A5A" w:rsidRPr="00EF7A5A" w:rsidRDefault="00EF7A5A" w:rsidP="00EF7A5A">
      <w:pPr>
        <w:pStyle w:val="Bibliography"/>
        <w:rPr>
          <w:rFonts w:ascii="Calibri" w:hAnsi="Calibri" w:cs="Calibri"/>
        </w:rPr>
      </w:pPr>
      <w:r w:rsidRPr="00EF7A5A">
        <w:rPr>
          <w:rFonts w:ascii="Calibri" w:hAnsi="Calibri" w:cs="Calibri"/>
        </w:rPr>
        <w:t xml:space="preserve">23. </w:t>
      </w:r>
      <w:r w:rsidRPr="00EF7A5A">
        <w:rPr>
          <w:rFonts w:ascii="Calibri" w:hAnsi="Calibri" w:cs="Calibri"/>
        </w:rPr>
        <w:tab/>
        <w:t>Leary AC, Stote RM, Breedt HJ, O’brien J, Buckley B (2005) Pharmacokinetics and pharmacodynamics of intranasal insulin administered to healthy subjects in escalating doses. Diabetes technology &amp; therapeutics 7(1):124–130</w:t>
      </w:r>
    </w:p>
    <w:p w14:paraId="13199267" w14:textId="77777777" w:rsidR="00EF7A5A" w:rsidRPr="00EF7A5A" w:rsidRDefault="00EF7A5A" w:rsidP="00EF7A5A">
      <w:pPr>
        <w:pStyle w:val="Bibliography"/>
        <w:rPr>
          <w:rFonts w:ascii="Calibri" w:hAnsi="Calibri" w:cs="Calibri"/>
        </w:rPr>
      </w:pPr>
      <w:r w:rsidRPr="00EF7A5A">
        <w:rPr>
          <w:rFonts w:ascii="Calibri" w:hAnsi="Calibri" w:cs="Calibri"/>
        </w:rPr>
        <w:t xml:space="preserve">24. </w:t>
      </w:r>
      <w:r w:rsidRPr="00EF7A5A">
        <w:rPr>
          <w:rFonts w:ascii="Calibri" w:hAnsi="Calibri" w:cs="Calibri"/>
        </w:rPr>
        <w:tab/>
        <w:t>Dash S, Xiao C, Morgantini C, Koulajian K, Lewis GF (2015) Intranasal insulin suppresses endogenous glucose production in humans compared with placebo in the presence of similar venous insulin concentrations. Diabetes 64(3):766–774</w:t>
      </w:r>
    </w:p>
    <w:p w14:paraId="57123FB3" w14:textId="77777777" w:rsidR="00EF7A5A" w:rsidRPr="00EF7A5A" w:rsidRDefault="00EF7A5A" w:rsidP="00EF7A5A">
      <w:pPr>
        <w:pStyle w:val="Bibliography"/>
        <w:rPr>
          <w:rFonts w:ascii="Calibri" w:hAnsi="Calibri" w:cs="Calibri"/>
        </w:rPr>
      </w:pPr>
      <w:r w:rsidRPr="00EF7A5A">
        <w:rPr>
          <w:rFonts w:ascii="Calibri" w:hAnsi="Calibri" w:cs="Calibri"/>
        </w:rPr>
        <w:t xml:space="preserve">25. </w:t>
      </w:r>
      <w:r w:rsidRPr="00EF7A5A">
        <w:rPr>
          <w:rFonts w:ascii="Calibri" w:hAnsi="Calibri" w:cs="Calibri"/>
        </w:rPr>
        <w:tab/>
        <w:t>Xiao C, Dash S, Stahel P, Lewis GF (2018) Effects of intranasal insulin on endogenous glucose production in insulin-resistant men. Diabetes, Obesity and Metabolism 20(7):1751–1754</w:t>
      </w:r>
    </w:p>
    <w:p w14:paraId="72229E66" w14:textId="77777777" w:rsidR="00EF7A5A" w:rsidRPr="00EF7A5A" w:rsidRDefault="00EF7A5A" w:rsidP="00EF7A5A">
      <w:pPr>
        <w:pStyle w:val="Bibliography"/>
        <w:rPr>
          <w:rFonts w:ascii="Calibri" w:hAnsi="Calibri" w:cs="Calibri"/>
        </w:rPr>
      </w:pPr>
      <w:r w:rsidRPr="00EF7A5A">
        <w:rPr>
          <w:rFonts w:ascii="Calibri" w:hAnsi="Calibri" w:cs="Calibri"/>
        </w:rPr>
        <w:t xml:space="preserve">26. </w:t>
      </w:r>
      <w:r w:rsidRPr="00EF7A5A">
        <w:rPr>
          <w:rFonts w:ascii="Calibri" w:hAnsi="Calibri" w:cs="Calibri"/>
        </w:rPr>
        <w:tab/>
        <w:t>Gancheva S, Koliaki C, Bierwagen A, et al (2015) Effects of intranasal insulin on hepatic fat accumulation and energy metabolism in humans. Diabetes 64(6):1966–1975</w:t>
      </w:r>
    </w:p>
    <w:p w14:paraId="3523B03B" w14:textId="77777777" w:rsidR="00EF7A5A" w:rsidRPr="00EF7A5A" w:rsidRDefault="00EF7A5A" w:rsidP="00EF7A5A">
      <w:pPr>
        <w:pStyle w:val="Bibliography"/>
        <w:rPr>
          <w:rFonts w:ascii="Calibri" w:hAnsi="Calibri" w:cs="Calibri"/>
        </w:rPr>
      </w:pPr>
      <w:r w:rsidRPr="00EF7A5A">
        <w:rPr>
          <w:rFonts w:ascii="Calibri" w:hAnsi="Calibri" w:cs="Calibri"/>
        </w:rPr>
        <w:t xml:space="preserve">27. </w:t>
      </w:r>
      <w:r w:rsidRPr="00EF7A5A">
        <w:rPr>
          <w:rFonts w:ascii="Calibri" w:hAnsi="Calibri" w:cs="Calibri"/>
        </w:rPr>
        <w:tab/>
        <w:t>Roberts SB, Rosenberg I (2006) Nutrition and aging: changes in the regulation of energy metabolism with aging. Physiological reviews 86(2):651–667</w:t>
      </w:r>
    </w:p>
    <w:p w14:paraId="352CA6F8" w14:textId="77777777" w:rsidR="00EF7A5A" w:rsidRPr="00EF7A5A" w:rsidRDefault="00EF7A5A" w:rsidP="00EF7A5A">
      <w:pPr>
        <w:pStyle w:val="Bibliography"/>
        <w:rPr>
          <w:rFonts w:ascii="Calibri" w:hAnsi="Calibri" w:cs="Calibri"/>
        </w:rPr>
      </w:pPr>
      <w:r w:rsidRPr="00EF7A5A">
        <w:rPr>
          <w:rFonts w:ascii="Calibri" w:hAnsi="Calibri" w:cs="Calibri"/>
        </w:rPr>
        <w:t xml:space="preserve">28. </w:t>
      </w:r>
      <w:r w:rsidRPr="00EF7A5A">
        <w:rPr>
          <w:rFonts w:ascii="Calibri" w:hAnsi="Calibri" w:cs="Calibri"/>
        </w:rPr>
        <w:tab/>
        <w:t>Control D, Group CTR (1995) The relationship of glycemic exposure (HbA1c) to the risk of development and progression of retinopathy in the diabetes control and complications trial. Diabetes 44(8):968–983</w:t>
      </w:r>
    </w:p>
    <w:p w14:paraId="0D0E4247" w14:textId="77777777" w:rsidR="00EF7A5A" w:rsidRPr="00EF7A5A" w:rsidRDefault="00EF7A5A" w:rsidP="00EF7A5A">
      <w:pPr>
        <w:pStyle w:val="Bibliography"/>
        <w:rPr>
          <w:rFonts w:ascii="Calibri" w:hAnsi="Calibri" w:cs="Calibri"/>
        </w:rPr>
      </w:pPr>
      <w:r w:rsidRPr="00EF7A5A">
        <w:rPr>
          <w:rFonts w:ascii="Calibri" w:hAnsi="Calibri" w:cs="Calibri"/>
        </w:rPr>
        <w:lastRenderedPageBreak/>
        <w:t xml:space="preserve">29. </w:t>
      </w:r>
      <w:r w:rsidRPr="00EF7A5A">
        <w:rPr>
          <w:rFonts w:ascii="Calibri" w:hAnsi="Calibri" w:cs="Calibri"/>
        </w:rPr>
        <w:tab/>
        <w:t>Klein R (1995) Hyperglycemia and microvascular and macrovascular disease in diabetes. Diabetes Care 18(2):258–268. https://doi.org/10.2337/diacare.18.2.258</w:t>
      </w:r>
    </w:p>
    <w:p w14:paraId="77114A86" w14:textId="77777777" w:rsidR="00EF7A5A" w:rsidRPr="00EF7A5A" w:rsidRDefault="00EF7A5A" w:rsidP="00EF7A5A">
      <w:pPr>
        <w:pStyle w:val="Bibliography"/>
        <w:rPr>
          <w:rFonts w:ascii="Calibri" w:hAnsi="Calibri" w:cs="Calibri"/>
        </w:rPr>
      </w:pPr>
      <w:r w:rsidRPr="00EF7A5A">
        <w:rPr>
          <w:rFonts w:ascii="Calibri" w:hAnsi="Calibri" w:cs="Calibri"/>
        </w:rPr>
        <w:t xml:space="preserve">30. </w:t>
      </w:r>
      <w:r w:rsidRPr="00EF7A5A">
        <w:rPr>
          <w:rFonts w:ascii="Calibri" w:hAnsi="Calibri" w:cs="Calibri"/>
        </w:rPr>
        <w:tab/>
        <w:t>Monnier L, Colette C (2008) Glycemic variability: should we and can we prevent it? Diabetes care 31(Supplement 2):S150–S154</w:t>
      </w:r>
    </w:p>
    <w:p w14:paraId="6D64E160" w14:textId="77777777" w:rsidR="00EF7A5A" w:rsidRPr="00EF7A5A" w:rsidRDefault="00EF7A5A" w:rsidP="00EF7A5A">
      <w:pPr>
        <w:pStyle w:val="Bibliography"/>
        <w:rPr>
          <w:rFonts w:ascii="Calibri" w:hAnsi="Calibri" w:cs="Calibri"/>
        </w:rPr>
      </w:pPr>
      <w:r w:rsidRPr="00EF7A5A">
        <w:rPr>
          <w:rFonts w:ascii="Calibri" w:hAnsi="Calibri" w:cs="Calibri"/>
        </w:rPr>
        <w:t xml:space="preserve">31. </w:t>
      </w:r>
      <w:r w:rsidRPr="00EF7A5A">
        <w:rPr>
          <w:rFonts w:ascii="Calibri" w:hAnsi="Calibri" w:cs="Calibri"/>
        </w:rPr>
        <w:tab/>
        <w:t>Gómez AM, Muñoz OM, Marin A, et al (2018) Different indexes of glycemic variability as identifiers of patients with risk of hypoglycemia in type 2 diabetes mellitus. Journal of diabetes science and technology 12(5):1007–1015</w:t>
      </w:r>
    </w:p>
    <w:p w14:paraId="522712E4" w14:textId="77777777" w:rsidR="00EF7A5A" w:rsidRPr="00EF7A5A" w:rsidRDefault="00EF7A5A" w:rsidP="00EF7A5A">
      <w:pPr>
        <w:pStyle w:val="Bibliography"/>
        <w:rPr>
          <w:rFonts w:ascii="Calibri" w:hAnsi="Calibri" w:cs="Calibri"/>
        </w:rPr>
      </w:pPr>
      <w:r w:rsidRPr="00EF7A5A">
        <w:rPr>
          <w:rFonts w:ascii="Calibri" w:hAnsi="Calibri" w:cs="Calibri"/>
        </w:rPr>
        <w:t xml:space="preserve">32. </w:t>
      </w:r>
      <w:r w:rsidRPr="00EF7A5A">
        <w:rPr>
          <w:rFonts w:ascii="Calibri" w:hAnsi="Calibri" w:cs="Calibri"/>
        </w:rPr>
        <w:tab/>
        <w:t>Hallschmid M, Schultes B, Marshall L, et al (2004) Transcortical direct current potential shift reflects immediate signaling of systemic insulin to the human brain. Diabetes 53(9):2202–2208</w:t>
      </w:r>
    </w:p>
    <w:p w14:paraId="400C87C6" w14:textId="77777777" w:rsidR="00EF7A5A" w:rsidRPr="00EF7A5A" w:rsidRDefault="00EF7A5A" w:rsidP="00EF7A5A">
      <w:pPr>
        <w:pStyle w:val="Bibliography"/>
        <w:rPr>
          <w:rFonts w:ascii="Calibri" w:hAnsi="Calibri" w:cs="Calibri"/>
        </w:rPr>
      </w:pPr>
      <w:r w:rsidRPr="00EF7A5A">
        <w:rPr>
          <w:rFonts w:ascii="Calibri" w:hAnsi="Calibri" w:cs="Calibri"/>
        </w:rPr>
        <w:t xml:space="preserve">33. </w:t>
      </w:r>
      <w:r w:rsidRPr="00EF7A5A">
        <w:rPr>
          <w:rFonts w:ascii="Calibri" w:hAnsi="Calibri" w:cs="Calibri"/>
        </w:rPr>
        <w:tab/>
        <w:t>Benedict C, Hallschmid M, Schultes B, Born J, Kern W (2007) Intranasal insulin to improve memory function in humans. Neuroendocrinology 86(2):136–142</w:t>
      </w:r>
    </w:p>
    <w:p w14:paraId="3BC193B1" w14:textId="77777777" w:rsidR="00EF7A5A" w:rsidRPr="00EF7A5A" w:rsidRDefault="00EF7A5A" w:rsidP="00EF7A5A">
      <w:pPr>
        <w:pStyle w:val="Bibliography"/>
        <w:rPr>
          <w:rFonts w:ascii="Calibri" w:hAnsi="Calibri" w:cs="Calibri"/>
        </w:rPr>
      </w:pPr>
      <w:r w:rsidRPr="00EF7A5A">
        <w:rPr>
          <w:rFonts w:ascii="Calibri" w:hAnsi="Calibri" w:cs="Calibri"/>
        </w:rPr>
        <w:t xml:space="preserve">34. </w:t>
      </w:r>
      <w:r w:rsidRPr="00EF7A5A">
        <w:rPr>
          <w:rFonts w:ascii="Calibri" w:hAnsi="Calibri" w:cs="Calibri"/>
        </w:rPr>
        <w:tab/>
        <w:t>Claxton A, Baker LD, Wilkinson CW, et al (2013) Sex and ApoE genotype differences in treatment response to two doses of intranasal insulin in adults with mild cognitive impairment or Alzheimer’s disease. Journal of Alzheimer’s Disease 35(4):789–797</w:t>
      </w:r>
    </w:p>
    <w:p w14:paraId="0C4BC233" w14:textId="77777777" w:rsidR="00EF7A5A" w:rsidRPr="00EF7A5A" w:rsidRDefault="00EF7A5A" w:rsidP="00EF7A5A">
      <w:pPr>
        <w:pStyle w:val="Bibliography"/>
        <w:rPr>
          <w:rFonts w:ascii="Calibri" w:hAnsi="Calibri" w:cs="Calibri"/>
        </w:rPr>
      </w:pPr>
      <w:r w:rsidRPr="00EF7A5A">
        <w:rPr>
          <w:rFonts w:ascii="Calibri" w:hAnsi="Calibri" w:cs="Calibri"/>
        </w:rPr>
        <w:t xml:space="preserve">35. </w:t>
      </w:r>
      <w:r w:rsidRPr="00EF7A5A">
        <w:rPr>
          <w:rFonts w:ascii="Calibri" w:hAnsi="Calibri" w:cs="Calibri"/>
        </w:rPr>
        <w:tab/>
        <w:t>Santiago JC, Hallschmid M (2017) Central nervous insulin administration before nocturnal sleep decreases breakfast intake in healthy young and elderly subjects. Frontiers in neuroscience 11:54</w:t>
      </w:r>
    </w:p>
    <w:p w14:paraId="5165CA49" w14:textId="77777777" w:rsidR="00EF7A5A" w:rsidRPr="00EF7A5A" w:rsidRDefault="00EF7A5A" w:rsidP="00EF7A5A">
      <w:pPr>
        <w:pStyle w:val="Bibliography"/>
        <w:rPr>
          <w:rFonts w:ascii="Calibri" w:hAnsi="Calibri" w:cs="Calibri"/>
        </w:rPr>
      </w:pPr>
      <w:r w:rsidRPr="00EF7A5A">
        <w:rPr>
          <w:rFonts w:ascii="Calibri" w:hAnsi="Calibri" w:cs="Calibri"/>
        </w:rPr>
        <w:t xml:space="preserve">36. </w:t>
      </w:r>
      <w:r w:rsidRPr="00EF7A5A">
        <w:rPr>
          <w:rFonts w:ascii="Calibri" w:hAnsi="Calibri" w:cs="Calibri"/>
        </w:rPr>
        <w:tab/>
        <w:t>Hallschmid M (2021) Intranasal insulin. Journal of Neuroendocrinology 33(4):e12934</w:t>
      </w:r>
    </w:p>
    <w:p w14:paraId="490E2F5B" w14:textId="77777777" w:rsidR="00EF7A5A" w:rsidRPr="00EF7A5A" w:rsidRDefault="00EF7A5A" w:rsidP="00EF7A5A">
      <w:pPr>
        <w:pStyle w:val="Bibliography"/>
        <w:rPr>
          <w:rFonts w:ascii="Calibri" w:hAnsi="Calibri" w:cs="Calibri"/>
        </w:rPr>
      </w:pPr>
      <w:r w:rsidRPr="00EF7A5A">
        <w:rPr>
          <w:rFonts w:ascii="Calibri" w:hAnsi="Calibri" w:cs="Calibri"/>
        </w:rPr>
        <w:t xml:space="preserve">37. </w:t>
      </w:r>
      <w:r w:rsidRPr="00EF7A5A">
        <w:rPr>
          <w:rFonts w:ascii="Calibri" w:hAnsi="Calibri" w:cs="Calibri"/>
        </w:rPr>
        <w:tab/>
        <w:t>Benedict C, Frey II WH, Schiöth HB, Schultes B, Born J, Hallschmid M (2011) Intranasal insulin as a therapeutic option in the treatment of cognitive impairments. Experimental gerontology 46(2–3):112–115</w:t>
      </w:r>
    </w:p>
    <w:p w14:paraId="403B91EC" w14:textId="77777777" w:rsidR="00EF7A5A" w:rsidRPr="00EF7A5A" w:rsidRDefault="00EF7A5A" w:rsidP="00EF7A5A">
      <w:pPr>
        <w:pStyle w:val="Bibliography"/>
        <w:rPr>
          <w:rFonts w:ascii="Calibri" w:hAnsi="Calibri" w:cs="Calibri"/>
        </w:rPr>
      </w:pPr>
      <w:r w:rsidRPr="00EF7A5A">
        <w:rPr>
          <w:rFonts w:ascii="Calibri" w:hAnsi="Calibri" w:cs="Calibri"/>
        </w:rPr>
        <w:t xml:space="preserve">38. </w:t>
      </w:r>
      <w:r w:rsidRPr="00EF7A5A">
        <w:rPr>
          <w:rFonts w:ascii="Calibri" w:hAnsi="Calibri" w:cs="Calibri"/>
        </w:rPr>
        <w:tab/>
        <w:t>Benedict C, Hallschmid M, Schmitz K, et al (2007) Intranasal insulin improves memory in humans: superiority of insulin aspart. Neuropsychopharmacology 32(1):239–243</w:t>
      </w:r>
    </w:p>
    <w:p w14:paraId="4859D8BC" w14:textId="77777777" w:rsidR="00EF7A5A" w:rsidRPr="00EF7A5A" w:rsidRDefault="00EF7A5A" w:rsidP="00EF7A5A">
      <w:pPr>
        <w:pStyle w:val="Bibliography"/>
        <w:rPr>
          <w:rFonts w:ascii="Calibri" w:hAnsi="Calibri" w:cs="Calibri"/>
        </w:rPr>
      </w:pPr>
      <w:r w:rsidRPr="00EF7A5A">
        <w:rPr>
          <w:rFonts w:ascii="Calibri" w:hAnsi="Calibri" w:cs="Calibri"/>
        </w:rPr>
        <w:t xml:space="preserve">39. </w:t>
      </w:r>
      <w:r w:rsidRPr="00EF7A5A">
        <w:rPr>
          <w:rFonts w:ascii="Calibri" w:hAnsi="Calibri" w:cs="Calibri"/>
        </w:rPr>
        <w:tab/>
        <w:t>Benedict C, Hallschmid M, Hatke A, et al (2004) Intranasal insulin improves memory in humans. Psychoneuroendocrinology 29(10):1326–1334</w:t>
      </w:r>
    </w:p>
    <w:p w14:paraId="39DC8182" w14:textId="77777777" w:rsidR="00EF7A5A" w:rsidRPr="00EF7A5A" w:rsidRDefault="00EF7A5A" w:rsidP="00EF7A5A">
      <w:pPr>
        <w:pStyle w:val="Bibliography"/>
        <w:rPr>
          <w:rFonts w:ascii="Calibri" w:hAnsi="Calibri" w:cs="Calibri"/>
        </w:rPr>
      </w:pPr>
      <w:r w:rsidRPr="00EF7A5A">
        <w:rPr>
          <w:rFonts w:ascii="Calibri" w:hAnsi="Calibri" w:cs="Calibri"/>
        </w:rPr>
        <w:t xml:space="preserve">40. </w:t>
      </w:r>
      <w:r w:rsidRPr="00EF7A5A">
        <w:rPr>
          <w:rFonts w:ascii="Calibri" w:hAnsi="Calibri" w:cs="Calibri"/>
        </w:rPr>
        <w:tab/>
        <w:t>Hallschmid M, Benedict C, Schultes B, Born J, Kern W (2008) Obese men respond to cognitive but not to catabolic brain insulin signaling. International journal of obesity 32(2):275–282</w:t>
      </w:r>
    </w:p>
    <w:p w14:paraId="5B613091" w14:textId="77777777" w:rsidR="00EF7A5A" w:rsidRPr="00EF7A5A" w:rsidRDefault="00EF7A5A" w:rsidP="00EF7A5A">
      <w:pPr>
        <w:pStyle w:val="Bibliography"/>
        <w:rPr>
          <w:rFonts w:ascii="Calibri" w:hAnsi="Calibri" w:cs="Calibri"/>
        </w:rPr>
      </w:pPr>
      <w:r w:rsidRPr="00EF7A5A">
        <w:rPr>
          <w:rFonts w:ascii="Calibri" w:hAnsi="Calibri" w:cs="Calibri"/>
        </w:rPr>
        <w:t xml:space="preserve">41. </w:t>
      </w:r>
      <w:r w:rsidRPr="00EF7A5A">
        <w:rPr>
          <w:rFonts w:ascii="Calibri" w:hAnsi="Calibri" w:cs="Calibri"/>
        </w:rPr>
        <w:tab/>
        <w:t>Doering BK, Rief W (2012) Utilizing placebo mechanisms for dose reduction in pharmacotherapy. Trends in pharmacological sciences 33(3):165–172</w:t>
      </w:r>
    </w:p>
    <w:p w14:paraId="3A910A6F" w14:textId="77777777" w:rsidR="00EF7A5A" w:rsidRPr="00EF7A5A" w:rsidRDefault="00EF7A5A" w:rsidP="00EF7A5A">
      <w:pPr>
        <w:pStyle w:val="Bibliography"/>
        <w:rPr>
          <w:rFonts w:ascii="Calibri" w:hAnsi="Calibri" w:cs="Calibri"/>
        </w:rPr>
      </w:pPr>
      <w:r w:rsidRPr="00EF7A5A">
        <w:rPr>
          <w:rFonts w:ascii="Calibri" w:hAnsi="Calibri" w:cs="Calibri"/>
        </w:rPr>
        <w:t xml:space="preserve">42. </w:t>
      </w:r>
      <w:r w:rsidRPr="00EF7A5A">
        <w:rPr>
          <w:rFonts w:ascii="Calibri" w:hAnsi="Calibri" w:cs="Calibri"/>
        </w:rPr>
        <w:tab/>
        <w:t>Kirchhof J, Petrakova L, Brinkhoff A, et al (2018) Learned immunosuppressive placebo responses in renal transplant patients. Proc Natl Acad Sci USA 115(16):4223–4227. https://doi.org/10.1073/pnas.1720548115</w:t>
      </w:r>
    </w:p>
    <w:p w14:paraId="4331A963" w14:textId="5C3D39E0" w:rsidR="00B823FC" w:rsidRPr="002B4401" w:rsidRDefault="00B823FC" w:rsidP="00F870B9">
      <w:pPr>
        <w:spacing w:before="120" w:after="120" w:line="360" w:lineRule="auto"/>
        <w:contextualSpacing/>
        <w:rPr>
          <w:rFonts w:ascii="Times New Roman" w:hAnsi="Times New Roman" w:cs="Times New Roman"/>
        </w:rPr>
      </w:pPr>
      <w:r>
        <w:rPr>
          <w:rFonts w:ascii="Times New Roman" w:hAnsi="Times New Roman" w:cs="Times New Roman"/>
        </w:rPr>
        <w:fldChar w:fldCharType="end"/>
      </w:r>
    </w:p>
    <w:p w14:paraId="6E5F39A5" w14:textId="3321BB83" w:rsidR="00123821" w:rsidRDefault="00123821" w:rsidP="00F870B9">
      <w:pPr>
        <w:spacing w:before="120" w:after="120" w:line="360" w:lineRule="auto"/>
        <w:contextualSpacing/>
        <w:rPr>
          <w:rFonts w:ascii="Times New Roman" w:hAnsi="Times New Roman" w:cs="Times New Roman"/>
        </w:rPr>
      </w:pPr>
    </w:p>
    <w:p w14:paraId="30236EA0" w14:textId="77777777" w:rsidR="00E65A47" w:rsidRDefault="00E65A47" w:rsidP="00F870B9">
      <w:pPr>
        <w:spacing w:before="120" w:after="120" w:line="360" w:lineRule="auto"/>
        <w:contextualSpacing/>
        <w:rPr>
          <w:rFonts w:ascii="Times New Roman" w:hAnsi="Times New Roman" w:cs="Times New Roman"/>
        </w:rPr>
      </w:pPr>
    </w:p>
    <w:p w14:paraId="68BB95D4" w14:textId="504C6DB4" w:rsidR="00E73D18" w:rsidRDefault="00E73D18" w:rsidP="00F870B9">
      <w:pPr>
        <w:spacing w:before="120" w:after="120" w:line="360" w:lineRule="auto"/>
        <w:contextualSpacing/>
        <w:rPr>
          <w:rFonts w:ascii="Times New Roman" w:hAnsi="Times New Roman" w:cs="Times New Roman"/>
        </w:rPr>
      </w:pPr>
    </w:p>
    <w:p w14:paraId="1F1964BD" w14:textId="2C3A720A" w:rsidR="0026006A" w:rsidRDefault="0026006A" w:rsidP="00F870B9">
      <w:pPr>
        <w:spacing w:before="120" w:after="120" w:line="360" w:lineRule="auto"/>
        <w:contextualSpacing/>
        <w:rPr>
          <w:rFonts w:ascii="Times New Roman" w:hAnsi="Times New Roman" w:cs="Times New Roman"/>
        </w:rPr>
      </w:pPr>
    </w:p>
    <w:p w14:paraId="5935B921" w14:textId="7D0C1C79" w:rsidR="0026006A" w:rsidRDefault="0026006A" w:rsidP="00F870B9">
      <w:pPr>
        <w:spacing w:before="120" w:after="120" w:line="360" w:lineRule="auto"/>
        <w:contextualSpacing/>
        <w:rPr>
          <w:rFonts w:ascii="Times New Roman" w:hAnsi="Times New Roman" w:cs="Times New Roman"/>
        </w:rPr>
      </w:pPr>
    </w:p>
    <w:p w14:paraId="54AD46F7" w14:textId="1688590F" w:rsidR="0026006A" w:rsidRDefault="0026006A" w:rsidP="00F870B9">
      <w:pPr>
        <w:spacing w:before="120" w:after="120" w:line="360" w:lineRule="auto"/>
        <w:contextualSpacing/>
        <w:rPr>
          <w:rFonts w:ascii="Times New Roman" w:hAnsi="Times New Roman" w:cs="Times New Roman"/>
        </w:rPr>
      </w:pPr>
    </w:p>
    <w:p w14:paraId="07CD5A70" w14:textId="6C1320D3" w:rsidR="0026006A" w:rsidRDefault="0026006A" w:rsidP="00F870B9">
      <w:pPr>
        <w:spacing w:before="120" w:after="120" w:line="360" w:lineRule="auto"/>
        <w:contextualSpacing/>
        <w:rPr>
          <w:rFonts w:ascii="Times New Roman" w:hAnsi="Times New Roman" w:cs="Times New Roman"/>
        </w:rPr>
      </w:pPr>
    </w:p>
    <w:p w14:paraId="34DF29F3" w14:textId="70592D4F" w:rsidR="0026006A" w:rsidRDefault="0026006A" w:rsidP="00F870B9">
      <w:pPr>
        <w:spacing w:before="120" w:after="120" w:line="360" w:lineRule="auto"/>
        <w:contextualSpacing/>
        <w:rPr>
          <w:rFonts w:ascii="Times New Roman" w:hAnsi="Times New Roman" w:cs="Times New Roman"/>
        </w:rPr>
      </w:pPr>
    </w:p>
    <w:p w14:paraId="282C2E54" w14:textId="41FA2575" w:rsidR="0026006A" w:rsidRDefault="0026006A" w:rsidP="00F870B9">
      <w:pPr>
        <w:spacing w:before="120" w:after="120" w:line="360" w:lineRule="auto"/>
        <w:contextualSpacing/>
        <w:rPr>
          <w:rFonts w:ascii="Times New Roman" w:hAnsi="Times New Roman" w:cs="Times New Roman"/>
        </w:rPr>
      </w:pPr>
    </w:p>
    <w:p w14:paraId="347BC449" w14:textId="0B25E2A3" w:rsidR="0026006A" w:rsidRDefault="0026006A" w:rsidP="00F870B9">
      <w:pPr>
        <w:spacing w:before="120" w:after="120" w:line="360" w:lineRule="auto"/>
        <w:contextualSpacing/>
        <w:rPr>
          <w:rFonts w:ascii="Times New Roman" w:hAnsi="Times New Roman" w:cs="Times New Roman"/>
        </w:rPr>
      </w:pPr>
    </w:p>
    <w:p w14:paraId="477450F2" w14:textId="54522390" w:rsidR="0026006A" w:rsidRDefault="0026006A" w:rsidP="00F870B9">
      <w:pPr>
        <w:spacing w:before="120" w:after="120" w:line="360" w:lineRule="auto"/>
        <w:contextualSpacing/>
        <w:rPr>
          <w:rFonts w:ascii="Times New Roman" w:hAnsi="Times New Roman" w:cs="Times New Roman"/>
        </w:rPr>
      </w:pPr>
    </w:p>
    <w:p w14:paraId="6E2B285F" w14:textId="08B8B548" w:rsidR="0026006A" w:rsidRDefault="0026006A" w:rsidP="00F870B9">
      <w:pPr>
        <w:spacing w:before="120" w:after="120" w:line="360" w:lineRule="auto"/>
        <w:contextualSpacing/>
        <w:rPr>
          <w:rFonts w:ascii="Times New Roman" w:hAnsi="Times New Roman" w:cs="Times New Roman"/>
        </w:rPr>
      </w:pPr>
    </w:p>
    <w:p w14:paraId="310F4CDF" w14:textId="3304C5F4" w:rsidR="0026006A" w:rsidRDefault="0026006A" w:rsidP="00F870B9">
      <w:pPr>
        <w:spacing w:before="120" w:after="120" w:line="360" w:lineRule="auto"/>
        <w:contextualSpacing/>
        <w:rPr>
          <w:rFonts w:ascii="Times New Roman" w:hAnsi="Times New Roman" w:cs="Times New Roman"/>
        </w:rPr>
      </w:pPr>
    </w:p>
    <w:p w14:paraId="66EB72C8" w14:textId="3B0C1F8C" w:rsidR="001D203B" w:rsidRPr="002B4401" w:rsidRDefault="001D203B" w:rsidP="00F870B9">
      <w:pPr>
        <w:spacing w:before="120" w:after="120" w:line="360" w:lineRule="auto"/>
        <w:contextualSpacing/>
        <w:rPr>
          <w:rFonts w:ascii="Times New Roman" w:hAnsi="Times New Roman" w:cs="Times New Roman"/>
        </w:rPr>
      </w:pPr>
    </w:p>
    <w:sectPr w:rsidR="001D203B" w:rsidRPr="002B440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Hilmar Zech" w:date="2022-04-15T11:10:00Z" w:initials="HZ">
    <w:p w14:paraId="479F8FFD" w14:textId="12AD5C0F" w:rsidR="00E007E0" w:rsidRDefault="00E007E0">
      <w:pPr>
        <w:pStyle w:val="CommentText"/>
      </w:pPr>
      <w:r>
        <w:rPr>
          <w:rStyle w:val="CommentReference"/>
        </w:rPr>
        <w:annotationRef/>
      </w:r>
      <w:proofErr w:type="spellStart"/>
      <w:r>
        <w:t>I’m</w:t>
      </w:r>
      <w:proofErr w:type="spellEnd"/>
      <w:r>
        <w:t xml:space="preserve"> </w:t>
      </w:r>
      <w:proofErr w:type="spellStart"/>
      <w:r>
        <w:t>not</w:t>
      </w:r>
      <w:proofErr w:type="spellEnd"/>
      <w:r>
        <w:t xml:space="preserve"> </w:t>
      </w:r>
      <w:proofErr w:type="spellStart"/>
      <w:r>
        <w:t>sure</w:t>
      </w:r>
      <w:proofErr w:type="spellEnd"/>
      <w:r>
        <w:t xml:space="preserve"> </w:t>
      </w:r>
      <w:proofErr w:type="spellStart"/>
      <w:r>
        <w:t>you</w:t>
      </w:r>
      <w:proofErr w:type="spellEnd"/>
      <w:r>
        <w:t xml:space="preserve"> </w:t>
      </w:r>
      <w:proofErr w:type="spellStart"/>
      <w:r>
        <w:t>still</w:t>
      </w:r>
      <w:proofErr w:type="spellEnd"/>
      <w:r>
        <w:t xml:space="preserve"> </w:t>
      </w:r>
      <w:proofErr w:type="spellStart"/>
      <w:r>
        <w:t>need</w:t>
      </w:r>
      <w:proofErr w:type="spellEnd"/>
      <w:r>
        <w:t xml:space="preserve"> </w:t>
      </w:r>
      <w:proofErr w:type="spellStart"/>
      <w:r>
        <w:t>to</w:t>
      </w:r>
      <w:proofErr w:type="spellEnd"/>
      <w:r>
        <w:t xml:space="preserve"> </w:t>
      </w:r>
      <w:proofErr w:type="spellStart"/>
      <w:r>
        <w:t>mention</w:t>
      </w:r>
      <w:proofErr w:type="spellEnd"/>
      <w:r>
        <w:t xml:space="preserve"> </w:t>
      </w:r>
      <w:proofErr w:type="spellStart"/>
      <w:r>
        <w:t>this</w:t>
      </w:r>
      <w:proofErr w:type="spellEnd"/>
      <w:r>
        <w:t xml:space="preserve"> </w:t>
      </w:r>
      <w:proofErr w:type="spellStart"/>
      <w:r>
        <w:t>comparison</w:t>
      </w:r>
      <w:proofErr w:type="spellEnd"/>
      <w:r>
        <w:t xml:space="preserve"> </w:t>
      </w:r>
      <w:proofErr w:type="spellStart"/>
      <w:r>
        <w:t>here</w:t>
      </w:r>
      <w:proofErr w:type="spellEnd"/>
      <w:r>
        <w:t xml:space="preserve">, as </w:t>
      </w:r>
      <w:proofErr w:type="spellStart"/>
      <w:r>
        <w:t>you</w:t>
      </w:r>
      <w:proofErr w:type="spellEnd"/>
      <w:r>
        <w:t xml:space="preserve"> </w:t>
      </w:r>
      <w:proofErr w:type="spellStart"/>
      <w:r>
        <w:t>already</w:t>
      </w:r>
      <w:proofErr w:type="spellEnd"/>
      <w:r>
        <w:t xml:space="preserve"> </w:t>
      </w:r>
      <w:proofErr w:type="spellStart"/>
      <w:r>
        <w:t>mentioned</w:t>
      </w:r>
      <w:proofErr w:type="spellEnd"/>
      <w:r>
        <w:t xml:space="preserve"> </w:t>
      </w:r>
      <w:proofErr w:type="spellStart"/>
      <w:r>
        <w:t>it</w:t>
      </w:r>
      <w:proofErr w:type="spellEnd"/>
      <w:r>
        <w:t xml:space="preserve"> in the </w:t>
      </w:r>
      <w:proofErr w:type="spellStart"/>
      <w:r>
        <w:t>aim</w:t>
      </w:r>
      <w:proofErr w:type="spellEnd"/>
      <w:r>
        <w:t xml:space="preserve"> of the </w:t>
      </w:r>
      <w:proofErr w:type="spellStart"/>
      <w:r>
        <w:t>study</w:t>
      </w:r>
      <w:proofErr w:type="spellEnd"/>
      <w:r>
        <w:t>.</w:t>
      </w:r>
    </w:p>
  </w:comment>
  <w:comment w:id="3" w:author="Hilmar Zech" w:date="2022-04-15T11:13:00Z" w:initials="HZ">
    <w:p w14:paraId="693AD7A8" w14:textId="3A5F73F2" w:rsidR="0020723D" w:rsidRDefault="0020723D">
      <w:pPr>
        <w:pStyle w:val="CommentText"/>
      </w:pPr>
      <w:r>
        <w:rPr>
          <w:rStyle w:val="CommentReference"/>
        </w:rPr>
        <w:annotationRef/>
      </w:r>
      <w:r>
        <w:t xml:space="preserve">The AAT does </w:t>
      </w:r>
      <w:proofErr w:type="spellStart"/>
      <w:r>
        <w:t>not</w:t>
      </w:r>
      <w:proofErr w:type="spellEnd"/>
      <w:r>
        <w:t xml:space="preserve"> </w:t>
      </w:r>
      <w:proofErr w:type="spellStart"/>
      <w:r>
        <w:t>exactly</w:t>
      </w:r>
      <w:proofErr w:type="spellEnd"/>
      <w:r>
        <w:t xml:space="preserve"> </w:t>
      </w:r>
      <w:proofErr w:type="spellStart"/>
      <w:r>
        <w:t>measure</w:t>
      </w:r>
      <w:proofErr w:type="spellEnd"/>
      <w:r>
        <w:t xml:space="preserve"> </w:t>
      </w:r>
      <w:proofErr w:type="spellStart"/>
      <w:r>
        <w:t>hunger</w:t>
      </w:r>
      <w:proofErr w:type="spellEnd"/>
      <w:r>
        <w:t xml:space="preserve">, but </w:t>
      </w:r>
      <w:proofErr w:type="spellStart"/>
      <w:r>
        <w:t>given</w:t>
      </w:r>
      <w:proofErr w:type="spellEnd"/>
      <w:r>
        <w:t xml:space="preserve"> </w:t>
      </w:r>
      <w:proofErr w:type="spellStart"/>
      <w:r>
        <w:t>that</w:t>
      </w:r>
      <w:proofErr w:type="spellEnd"/>
      <w:r>
        <w:t xml:space="preserve"> </w:t>
      </w:r>
      <w:proofErr w:type="spellStart"/>
      <w:r>
        <w:t>this</w:t>
      </w:r>
      <w:proofErr w:type="spellEnd"/>
      <w:r>
        <w:t xml:space="preserve"> is </w:t>
      </w:r>
      <w:proofErr w:type="spellStart"/>
      <w:r>
        <w:t>not</w:t>
      </w:r>
      <w:proofErr w:type="spellEnd"/>
      <w:r>
        <w:t xml:space="preserve"> the </w:t>
      </w:r>
      <w:proofErr w:type="spellStart"/>
      <w:r>
        <w:t>main</w:t>
      </w:r>
      <w:proofErr w:type="spellEnd"/>
      <w:r>
        <w:t xml:space="preserve"> focus of the paper </w:t>
      </w:r>
      <w:proofErr w:type="spellStart"/>
      <w:r>
        <w:t>and</w:t>
      </w:r>
      <w:proofErr w:type="spellEnd"/>
      <w:r>
        <w:t xml:space="preserve"> the abstract has </w:t>
      </w:r>
      <w:proofErr w:type="spellStart"/>
      <w:r>
        <w:t>to</w:t>
      </w:r>
      <w:proofErr w:type="spellEnd"/>
      <w:r>
        <w:t xml:space="preserve"> brief, I </w:t>
      </w:r>
      <w:proofErr w:type="spellStart"/>
      <w:r>
        <w:t>think</w:t>
      </w:r>
      <w:proofErr w:type="spellEnd"/>
      <w:r>
        <w:t xml:space="preserve"> </w:t>
      </w:r>
      <w:proofErr w:type="spellStart"/>
      <w:r>
        <w:t>this</w:t>
      </w:r>
      <w:proofErr w:type="spellEnd"/>
      <w:r>
        <w:t xml:space="preserve"> is fine.</w:t>
      </w:r>
    </w:p>
  </w:comment>
  <w:comment w:id="25" w:author="Hilmar Zech" w:date="2022-04-15T11:24:00Z" w:initials="HZ">
    <w:p w14:paraId="3E2843D0" w14:textId="55B89486" w:rsidR="00E34AE2" w:rsidRDefault="00E34AE2">
      <w:pPr>
        <w:pStyle w:val="CommentText"/>
      </w:pPr>
      <w:r>
        <w:rPr>
          <w:rStyle w:val="CommentReference"/>
        </w:rPr>
        <w:annotationRef/>
      </w:r>
      <w:r>
        <w:t xml:space="preserve">I </w:t>
      </w:r>
      <w:proofErr w:type="spellStart"/>
      <w:r>
        <w:t>tried</w:t>
      </w:r>
      <w:proofErr w:type="spellEnd"/>
      <w:r>
        <w:t xml:space="preserve"> </w:t>
      </w:r>
      <w:proofErr w:type="spellStart"/>
      <w:r>
        <w:t>to</w:t>
      </w:r>
      <w:proofErr w:type="spellEnd"/>
      <w:r>
        <w:t xml:space="preserve"> keep the </w:t>
      </w:r>
      <w:proofErr w:type="spellStart"/>
      <w:r>
        <w:t>explanation</w:t>
      </w:r>
      <w:proofErr w:type="spellEnd"/>
      <w:r>
        <w:t xml:space="preserve"> </w:t>
      </w:r>
      <w:proofErr w:type="spellStart"/>
      <w:r>
        <w:t>very</w:t>
      </w:r>
      <w:proofErr w:type="spellEnd"/>
      <w:r>
        <w:t xml:space="preserve"> brief, but </w:t>
      </w:r>
      <w:proofErr w:type="spellStart"/>
      <w:r>
        <w:t>if</w:t>
      </w:r>
      <w:proofErr w:type="spellEnd"/>
      <w:r>
        <w:t xml:space="preserve"> </w:t>
      </w:r>
      <w:proofErr w:type="spellStart"/>
      <w:r>
        <w:t>something</w:t>
      </w:r>
      <w:proofErr w:type="spellEnd"/>
      <w:r>
        <w:t xml:space="preserve"> is </w:t>
      </w:r>
      <w:proofErr w:type="spellStart"/>
      <w:r>
        <w:t>not</w:t>
      </w:r>
      <w:proofErr w:type="spellEnd"/>
      <w:r>
        <w:t xml:space="preserve"> </w:t>
      </w:r>
      <w:proofErr w:type="spellStart"/>
      <w:r>
        <w:t>clear</w:t>
      </w:r>
      <w:proofErr w:type="spellEnd"/>
      <w:r>
        <w:t xml:space="preserve">, I </w:t>
      </w:r>
      <w:proofErr w:type="spellStart"/>
      <w:r>
        <w:t>can</w:t>
      </w:r>
      <w:proofErr w:type="spellEnd"/>
      <w:r>
        <w:t xml:space="preserve"> </w:t>
      </w:r>
      <w:proofErr w:type="spellStart"/>
      <w:r>
        <w:t>expand</w:t>
      </w:r>
      <w:proofErr w:type="spellEnd"/>
      <w:r>
        <w:t xml:space="preserve"> on it.</w:t>
      </w:r>
    </w:p>
  </w:comment>
  <w:comment w:id="40" w:author="Skvortsova, A. (Aleksandrina)" w:date="2022-03-29T22:18:00Z" w:initials="SA(">
    <w:p w14:paraId="34C5BC05" w14:textId="18F9E03B" w:rsidR="009220A1" w:rsidRPr="009220A1" w:rsidRDefault="009220A1">
      <w:pPr>
        <w:pStyle w:val="CommentText"/>
        <w:rPr>
          <w:lang w:val="en-US"/>
        </w:rPr>
      </w:pPr>
      <w:r>
        <w:rPr>
          <w:rStyle w:val="CommentReference"/>
        </w:rPr>
        <w:annotationRef/>
      </w:r>
      <w:proofErr w:type="spellStart"/>
      <w:r w:rsidRPr="009220A1">
        <w:rPr>
          <w:lang w:val="en-US"/>
        </w:rPr>
        <w:t>i</w:t>
      </w:r>
      <w:proofErr w:type="spellEnd"/>
      <w:r w:rsidRPr="009220A1">
        <w:rPr>
          <w:lang w:val="en-US"/>
        </w:rPr>
        <w:t xml:space="preserve"> will upload the da</w:t>
      </w:r>
      <w:r>
        <w:rPr>
          <w:lang w:val="en-US"/>
        </w:rPr>
        <w:t>ta and the code on open science framework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9F8FFD" w15:done="0"/>
  <w15:commentEx w15:paraId="693AD7A8" w15:done="0"/>
  <w15:commentEx w15:paraId="3E2843D0" w15:done="0"/>
  <w15:commentEx w15:paraId="34C5BC0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3D143" w16cex:dateUtc="2022-04-15T08:10:00Z"/>
  <w16cex:commentExtensible w16cex:durableId="2603D1F4" w16cex:dateUtc="2022-04-15T08:13:00Z"/>
  <w16cex:commentExtensible w16cex:durableId="2603D467" w16cex:dateUtc="2022-04-15T08:24:00Z"/>
  <w16cex:commentExtensible w16cex:durableId="25EDA1D1" w16cex:dateUtc="2022-03-29T19: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9F8FFD" w16cid:durableId="2603D143"/>
  <w16cid:commentId w16cid:paraId="693AD7A8" w16cid:durableId="2603D1F4"/>
  <w16cid:commentId w16cid:paraId="3E2843D0" w16cid:durableId="2603D467"/>
  <w16cid:commentId w16cid:paraId="34C5BC05" w16cid:durableId="25EDA1D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ilmar Zech">
    <w15:presenceInfo w15:providerId="Windows Live" w15:userId="2bc43d85af2fc02a"/>
  </w15:person>
  <w15:person w15:author="Skvortsova, A. (Aleksandrina)">
    <w15:presenceInfo w15:providerId="AD" w15:userId="S::skvortsovaa@vuw.leidenuniv.nl::3e824b2f-6b96-42f2-9d9e-d8b6d93ebda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trackRevision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2C9"/>
    <w:rsid w:val="00000E92"/>
    <w:rsid w:val="00001A5F"/>
    <w:rsid w:val="00006861"/>
    <w:rsid w:val="00013334"/>
    <w:rsid w:val="0001403C"/>
    <w:rsid w:val="00024124"/>
    <w:rsid w:val="00024455"/>
    <w:rsid w:val="00026904"/>
    <w:rsid w:val="00026FB5"/>
    <w:rsid w:val="00027F1E"/>
    <w:rsid w:val="00030397"/>
    <w:rsid w:val="000321A1"/>
    <w:rsid w:val="00035D47"/>
    <w:rsid w:val="000365CD"/>
    <w:rsid w:val="000376F5"/>
    <w:rsid w:val="000420C3"/>
    <w:rsid w:val="0004484D"/>
    <w:rsid w:val="000528EA"/>
    <w:rsid w:val="00055A90"/>
    <w:rsid w:val="000561C3"/>
    <w:rsid w:val="0006454D"/>
    <w:rsid w:val="00064DA8"/>
    <w:rsid w:val="00065185"/>
    <w:rsid w:val="000667F3"/>
    <w:rsid w:val="00070F12"/>
    <w:rsid w:val="00076205"/>
    <w:rsid w:val="00077B26"/>
    <w:rsid w:val="00094CC1"/>
    <w:rsid w:val="00094D3F"/>
    <w:rsid w:val="0009789B"/>
    <w:rsid w:val="000A2666"/>
    <w:rsid w:val="000B12E1"/>
    <w:rsid w:val="000B4019"/>
    <w:rsid w:val="000B479E"/>
    <w:rsid w:val="000C3789"/>
    <w:rsid w:val="000D3127"/>
    <w:rsid w:val="000E0757"/>
    <w:rsid w:val="000E0FED"/>
    <w:rsid w:val="000E103A"/>
    <w:rsid w:val="000E329E"/>
    <w:rsid w:val="000E450A"/>
    <w:rsid w:val="000F068F"/>
    <w:rsid w:val="00103723"/>
    <w:rsid w:val="00103FEF"/>
    <w:rsid w:val="00117226"/>
    <w:rsid w:val="0011771B"/>
    <w:rsid w:val="00123821"/>
    <w:rsid w:val="00124CC7"/>
    <w:rsid w:val="001277A3"/>
    <w:rsid w:val="00133691"/>
    <w:rsid w:val="0013744F"/>
    <w:rsid w:val="001374E8"/>
    <w:rsid w:val="00141617"/>
    <w:rsid w:val="00147AA6"/>
    <w:rsid w:val="00150596"/>
    <w:rsid w:val="001519CC"/>
    <w:rsid w:val="00156BD4"/>
    <w:rsid w:val="00161B57"/>
    <w:rsid w:val="00163E8A"/>
    <w:rsid w:val="001640B7"/>
    <w:rsid w:val="00171529"/>
    <w:rsid w:val="00173CD8"/>
    <w:rsid w:val="00181EF7"/>
    <w:rsid w:val="0018541B"/>
    <w:rsid w:val="001947AE"/>
    <w:rsid w:val="001A3407"/>
    <w:rsid w:val="001A7D83"/>
    <w:rsid w:val="001C0C15"/>
    <w:rsid w:val="001D203B"/>
    <w:rsid w:val="001D274E"/>
    <w:rsid w:val="001D40C5"/>
    <w:rsid w:val="001E6C1F"/>
    <w:rsid w:val="001F02A5"/>
    <w:rsid w:val="001F24BC"/>
    <w:rsid w:val="001F3B0E"/>
    <w:rsid w:val="001F7517"/>
    <w:rsid w:val="0020008C"/>
    <w:rsid w:val="00202F1C"/>
    <w:rsid w:val="0020649A"/>
    <w:rsid w:val="0020723D"/>
    <w:rsid w:val="0021337B"/>
    <w:rsid w:val="0022026A"/>
    <w:rsid w:val="00224E1F"/>
    <w:rsid w:val="002311A0"/>
    <w:rsid w:val="00231906"/>
    <w:rsid w:val="00231BAA"/>
    <w:rsid w:val="002333B1"/>
    <w:rsid w:val="002376BF"/>
    <w:rsid w:val="00245663"/>
    <w:rsid w:val="00245F4F"/>
    <w:rsid w:val="00250805"/>
    <w:rsid w:val="0025126B"/>
    <w:rsid w:val="002518EA"/>
    <w:rsid w:val="002540C4"/>
    <w:rsid w:val="00254CA0"/>
    <w:rsid w:val="002558BA"/>
    <w:rsid w:val="0026006A"/>
    <w:rsid w:val="002601F6"/>
    <w:rsid w:val="002609E3"/>
    <w:rsid w:val="00261864"/>
    <w:rsid w:val="00262041"/>
    <w:rsid w:val="00262C00"/>
    <w:rsid w:val="00267C1F"/>
    <w:rsid w:val="0027411D"/>
    <w:rsid w:val="002823FC"/>
    <w:rsid w:val="002824FA"/>
    <w:rsid w:val="00285942"/>
    <w:rsid w:val="002876E7"/>
    <w:rsid w:val="00291EF1"/>
    <w:rsid w:val="002A3CDA"/>
    <w:rsid w:val="002A4658"/>
    <w:rsid w:val="002B0946"/>
    <w:rsid w:val="002B36B7"/>
    <w:rsid w:val="002B4401"/>
    <w:rsid w:val="002B4CFD"/>
    <w:rsid w:val="002D0228"/>
    <w:rsid w:val="002D3A82"/>
    <w:rsid w:val="002D3B1D"/>
    <w:rsid w:val="002D46FD"/>
    <w:rsid w:val="002E48EF"/>
    <w:rsid w:val="002F495F"/>
    <w:rsid w:val="00301236"/>
    <w:rsid w:val="0030774B"/>
    <w:rsid w:val="00313AF6"/>
    <w:rsid w:val="003142EA"/>
    <w:rsid w:val="00315A49"/>
    <w:rsid w:val="00316F6B"/>
    <w:rsid w:val="00317FB7"/>
    <w:rsid w:val="00320B03"/>
    <w:rsid w:val="0032459C"/>
    <w:rsid w:val="003246B5"/>
    <w:rsid w:val="003247D3"/>
    <w:rsid w:val="0032543D"/>
    <w:rsid w:val="00325762"/>
    <w:rsid w:val="0033184D"/>
    <w:rsid w:val="00331E11"/>
    <w:rsid w:val="003377C6"/>
    <w:rsid w:val="00363406"/>
    <w:rsid w:val="0036542E"/>
    <w:rsid w:val="00365454"/>
    <w:rsid w:val="003745AF"/>
    <w:rsid w:val="003817F7"/>
    <w:rsid w:val="00392016"/>
    <w:rsid w:val="00392ECE"/>
    <w:rsid w:val="003A7E4C"/>
    <w:rsid w:val="003B5CA3"/>
    <w:rsid w:val="003D2549"/>
    <w:rsid w:val="003D462C"/>
    <w:rsid w:val="003D7CB5"/>
    <w:rsid w:val="003E08AB"/>
    <w:rsid w:val="003E1ADB"/>
    <w:rsid w:val="003E4B4B"/>
    <w:rsid w:val="003E5655"/>
    <w:rsid w:val="003E6609"/>
    <w:rsid w:val="003E7753"/>
    <w:rsid w:val="003F6AA0"/>
    <w:rsid w:val="003F7798"/>
    <w:rsid w:val="00401398"/>
    <w:rsid w:val="0040212A"/>
    <w:rsid w:val="00413742"/>
    <w:rsid w:val="004201F0"/>
    <w:rsid w:val="004204AC"/>
    <w:rsid w:val="00422FE6"/>
    <w:rsid w:val="00423184"/>
    <w:rsid w:val="00430DB9"/>
    <w:rsid w:val="004379A1"/>
    <w:rsid w:val="0044071B"/>
    <w:rsid w:val="00441F15"/>
    <w:rsid w:val="00444671"/>
    <w:rsid w:val="00444EE4"/>
    <w:rsid w:val="00445F08"/>
    <w:rsid w:val="004508A3"/>
    <w:rsid w:val="00453D3C"/>
    <w:rsid w:val="004571FF"/>
    <w:rsid w:val="00463B33"/>
    <w:rsid w:val="00465C48"/>
    <w:rsid w:val="00467358"/>
    <w:rsid w:val="00467A0A"/>
    <w:rsid w:val="00470923"/>
    <w:rsid w:val="00472B68"/>
    <w:rsid w:val="00475A8A"/>
    <w:rsid w:val="004764A5"/>
    <w:rsid w:val="00482B9C"/>
    <w:rsid w:val="004853A7"/>
    <w:rsid w:val="0049210E"/>
    <w:rsid w:val="00496565"/>
    <w:rsid w:val="004A1069"/>
    <w:rsid w:val="004A564B"/>
    <w:rsid w:val="004A5AC2"/>
    <w:rsid w:val="004B67FF"/>
    <w:rsid w:val="004B697C"/>
    <w:rsid w:val="004B7554"/>
    <w:rsid w:val="004C3DA5"/>
    <w:rsid w:val="004C44A7"/>
    <w:rsid w:val="004C4B35"/>
    <w:rsid w:val="004D2FB4"/>
    <w:rsid w:val="004D5E6A"/>
    <w:rsid w:val="004D687F"/>
    <w:rsid w:val="004D7171"/>
    <w:rsid w:val="004D79B3"/>
    <w:rsid w:val="004E4D2A"/>
    <w:rsid w:val="004F62E3"/>
    <w:rsid w:val="004F76A3"/>
    <w:rsid w:val="00503D3D"/>
    <w:rsid w:val="00510C64"/>
    <w:rsid w:val="005114AA"/>
    <w:rsid w:val="00511DBF"/>
    <w:rsid w:val="00514E6A"/>
    <w:rsid w:val="005156C9"/>
    <w:rsid w:val="00534623"/>
    <w:rsid w:val="0053767C"/>
    <w:rsid w:val="005502F6"/>
    <w:rsid w:val="00554F51"/>
    <w:rsid w:val="00555090"/>
    <w:rsid w:val="005551B7"/>
    <w:rsid w:val="005577E1"/>
    <w:rsid w:val="00564735"/>
    <w:rsid w:val="00564837"/>
    <w:rsid w:val="005648D3"/>
    <w:rsid w:val="005675AA"/>
    <w:rsid w:val="005725AD"/>
    <w:rsid w:val="005735CD"/>
    <w:rsid w:val="0058075E"/>
    <w:rsid w:val="00590337"/>
    <w:rsid w:val="00592620"/>
    <w:rsid w:val="00592D64"/>
    <w:rsid w:val="0059463C"/>
    <w:rsid w:val="005A3297"/>
    <w:rsid w:val="005A4193"/>
    <w:rsid w:val="005B4D75"/>
    <w:rsid w:val="005B7C21"/>
    <w:rsid w:val="005C1F0A"/>
    <w:rsid w:val="005C561F"/>
    <w:rsid w:val="005C7A23"/>
    <w:rsid w:val="005D2A62"/>
    <w:rsid w:val="005E03FC"/>
    <w:rsid w:val="005E2D49"/>
    <w:rsid w:val="005E669F"/>
    <w:rsid w:val="005F02F5"/>
    <w:rsid w:val="005F205B"/>
    <w:rsid w:val="005F4999"/>
    <w:rsid w:val="0060163A"/>
    <w:rsid w:val="00602056"/>
    <w:rsid w:val="00613608"/>
    <w:rsid w:val="006159BA"/>
    <w:rsid w:val="006159EB"/>
    <w:rsid w:val="00622F00"/>
    <w:rsid w:val="00627129"/>
    <w:rsid w:val="006307FF"/>
    <w:rsid w:val="00645635"/>
    <w:rsid w:val="006519F0"/>
    <w:rsid w:val="00657479"/>
    <w:rsid w:val="006604EC"/>
    <w:rsid w:val="00664E81"/>
    <w:rsid w:val="0067037E"/>
    <w:rsid w:val="00670E53"/>
    <w:rsid w:val="006729C8"/>
    <w:rsid w:val="00681E40"/>
    <w:rsid w:val="006912FE"/>
    <w:rsid w:val="00694BAB"/>
    <w:rsid w:val="006A12FA"/>
    <w:rsid w:val="006A2D8C"/>
    <w:rsid w:val="006A3E03"/>
    <w:rsid w:val="006A6039"/>
    <w:rsid w:val="006B3612"/>
    <w:rsid w:val="006C18C2"/>
    <w:rsid w:val="006C484E"/>
    <w:rsid w:val="006D1630"/>
    <w:rsid w:val="006D4FA3"/>
    <w:rsid w:val="006D57FE"/>
    <w:rsid w:val="006D6F0A"/>
    <w:rsid w:val="006E188E"/>
    <w:rsid w:val="006E3E08"/>
    <w:rsid w:val="006E756F"/>
    <w:rsid w:val="006F0174"/>
    <w:rsid w:val="006F3D1B"/>
    <w:rsid w:val="006F4311"/>
    <w:rsid w:val="00700922"/>
    <w:rsid w:val="0070429B"/>
    <w:rsid w:val="00705763"/>
    <w:rsid w:val="00714997"/>
    <w:rsid w:val="007155B7"/>
    <w:rsid w:val="00724327"/>
    <w:rsid w:val="00725B94"/>
    <w:rsid w:val="007272AC"/>
    <w:rsid w:val="00730960"/>
    <w:rsid w:val="007351C8"/>
    <w:rsid w:val="007426BF"/>
    <w:rsid w:val="0074626B"/>
    <w:rsid w:val="00751B49"/>
    <w:rsid w:val="007540FF"/>
    <w:rsid w:val="007544A6"/>
    <w:rsid w:val="00760653"/>
    <w:rsid w:val="00766118"/>
    <w:rsid w:val="00770F07"/>
    <w:rsid w:val="007720D5"/>
    <w:rsid w:val="00772904"/>
    <w:rsid w:val="00776CDB"/>
    <w:rsid w:val="007812E1"/>
    <w:rsid w:val="007814ED"/>
    <w:rsid w:val="007948C4"/>
    <w:rsid w:val="00796851"/>
    <w:rsid w:val="00796C6D"/>
    <w:rsid w:val="007A27FE"/>
    <w:rsid w:val="007A3BC4"/>
    <w:rsid w:val="007A3FAB"/>
    <w:rsid w:val="007A7615"/>
    <w:rsid w:val="007B131A"/>
    <w:rsid w:val="007B6A62"/>
    <w:rsid w:val="007C4D4C"/>
    <w:rsid w:val="007C6395"/>
    <w:rsid w:val="007D07E9"/>
    <w:rsid w:val="007D1004"/>
    <w:rsid w:val="007D6D90"/>
    <w:rsid w:val="007D7A2E"/>
    <w:rsid w:val="007E1CDA"/>
    <w:rsid w:val="007E57F1"/>
    <w:rsid w:val="007E7D1E"/>
    <w:rsid w:val="007F4527"/>
    <w:rsid w:val="007F7091"/>
    <w:rsid w:val="008043F0"/>
    <w:rsid w:val="00812C05"/>
    <w:rsid w:val="008163EA"/>
    <w:rsid w:val="008178D0"/>
    <w:rsid w:val="00824F1E"/>
    <w:rsid w:val="008279EE"/>
    <w:rsid w:val="008335D5"/>
    <w:rsid w:val="0083582D"/>
    <w:rsid w:val="0083582E"/>
    <w:rsid w:val="008435CD"/>
    <w:rsid w:val="0084720E"/>
    <w:rsid w:val="00863531"/>
    <w:rsid w:val="00864C7C"/>
    <w:rsid w:val="0086666D"/>
    <w:rsid w:val="00870102"/>
    <w:rsid w:val="008722D4"/>
    <w:rsid w:val="008723C2"/>
    <w:rsid w:val="00874AA3"/>
    <w:rsid w:val="00877D1D"/>
    <w:rsid w:val="00883CBA"/>
    <w:rsid w:val="00883FBD"/>
    <w:rsid w:val="008865DB"/>
    <w:rsid w:val="0089287A"/>
    <w:rsid w:val="008A7E6F"/>
    <w:rsid w:val="008B25A7"/>
    <w:rsid w:val="008B576D"/>
    <w:rsid w:val="008B5B9B"/>
    <w:rsid w:val="008B6C4F"/>
    <w:rsid w:val="008C5F3E"/>
    <w:rsid w:val="008C6B8B"/>
    <w:rsid w:val="008C75FD"/>
    <w:rsid w:val="008C7C30"/>
    <w:rsid w:val="008D0E5A"/>
    <w:rsid w:val="008D12AD"/>
    <w:rsid w:val="008D5D81"/>
    <w:rsid w:val="008D7344"/>
    <w:rsid w:val="008E0D46"/>
    <w:rsid w:val="008E6CC9"/>
    <w:rsid w:val="008F28EC"/>
    <w:rsid w:val="0090541D"/>
    <w:rsid w:val="00922036"/>
    <w:rsid w:val="009220A1"/>
    <w:rsid w:val="009305DC"/>
    <w:rsid w:val="009323D0"/>
    <w:rsid w:val="00935203"/>
    <w:rsid w:val="0094067D"/>
    <w:rsid w:val="00943B1D"/>
    <w:rsid w:val="00944AA3"/>
    <w:rsid w:val="00961B8C"/>
    <w:rsid w:val="009643EC"/>
    <w:rsid w:val="0096516C"/>
    <w:rsid w:val="00965BC5"/>
    <w:rsid w:val="00970491"/>
    <w:rsid w:val="00975669"/>
    <w:rsid w:val="00980DA4"/>
    <w:rsid w:val="00981ECA"/>
    <w:rsid w:val="00982A6D"/>
    <w:rsid w:val="009920DC"/>
    <w:rsid w:val="00995429"/>
    <w:rsid w:val="00996979"/>
    <w:rsid w:val="009B1009"/>
    <w:rsid w:val="009B12BF"/>
    <w:rsid w:val="009B46DD"/>
    <w:rsid w:val="009C5D8C"/>
    <w:rsid w:val="009C6278"/>
    <w:rsid w:val="009C6CA4"/>
    <w:rsid w:val="009D6703"/>
    <w:rsid w:val="009E1DE7"/>
    <w:rsid w:val="009E2CD1"/>
    <w:rsid w:val="009E37FC"/>
    <w:rsid w:val="009F3E16"/>
    <w:rsid w:val="00A11686"/>
    <w:rsid w:val="00A176E6"/>
    <w:rsid w:val="00A32803"/>
    <w:rsid w:val="00A470FE"/>
    <w:rsid w:val="00A47CA6"/>
    <w:rsid w:val="00A50099"/>
    <w:rsid w:val="00A513DC"/>
    <w:rsid w:val="00A54A24"/>
    <w:rsid w:val="00A55100"/>
    <w:rsid w:val="00A55194"/>
    <w:rsid w:val="00A576DD"/>
    <w:rsid w:val="00A57D2F"/>
    <w:rsid w:val="00A66A86"/>
    <w:rsid w:val="00A706A2"/>
    <w:rsid w:val="00A70FA6"/>
    <w:rsid w:val="00A72819"/>
    <w:rsid w:val="00A7376F"/>
    <w:rsid w:val="00A7626E"/>
    <w:rsid w:val="00A772F6"/>
    <w:rsid w:val="00A77EDB"/>
    <w:rsid w:val="00A81B01"/>
    <w:rsid w:val="00A81EE4"/>
    <w:rsid w:val="00A87B69"/>
    <w:rsid w:val="00A87C94"/>
    <w:rsid w:val="00A91B59"/>
    <w:rsid w:val="00A92D79"/>
    <w:rsid w:val="00A92DEF"/>
    <w:rsid w:val="00A96E50"/>
    <w:rsid w:val="00AA59C6"/>
    <w:rsid w:val="00AB1362"/>
    <w:rsid w:val="00AB662C"/>
    <w:rsid w:val="00AB6CC7"/>
    <w:rsid w:val="00AC04D8"/>
    <w:rsid w:val="00AC5FBB"/>
    <w:rsid w:val="00AD03E4"/>
    <w:rsid w:val="00AD2A5F"/>
    <w:rsid w:val="00AD355C"/>
    <w:rsid w:val="00AD5736"/>
    <w:rsid w:val="00AE0454"/>
    <w:rsid w:val="00AE0DCE"/>
    <w:rsid w:val="00AE347F"/>
    <w:rsid w:val="00AE4F22"/>
    <w:rsid w:val="00AE6636"/>
    <w:rsid w:val="00AE7019"/>
    <w:rsid w:val="00AF0C6B"/>
    <w:rsid w:val="00AF1944"/>
    <w:rsid w:val="00AF648E"/>
    <w:rsid w:val="00AF73A1"/>
    <w:rsid w:val="00B03F74"/>
    <w:rsid w:val="00B05E62"/>
    <w:rsid w:val="00B063CC"/>
    <w:rsid w:val="00B06D9C"/>
    <w:rsid w:val="00B13DB9"/>
    <w:rsid w:val="00B2578F"/>
    <w:rsid w:val="00B26C6C"/>
    <w:rsid w:val="00B2700C"/>
    <w:rsid w:val="00B31099"/>
    <w:rsid w:val="00B32FBF"/>
    <w:rsid w:val="00B36545"/>
    <w:rsid w:val="00B40356"/>
    <w:rsid w:val="00B460B1"/>
    <w:rsid w:val="00B47506"/>
    <w:rsid w:val="00B54A7F"/>
    <w:rsid w:val="00B60008"/>
    <w:rsid w:val="00B609C1"/>
    <w:rsid w:val="00B639EA"/>
    <w:rsid w:val="00B67115"/>
    <w:rsid w:val="00B71536"/>
    <w:rsid w:val="00B77165"/>
    <w:rsid w:val="00B82266"/>
    <w:rsid w:val="00B823FC"/>
    <w:rsid w:val="00B82B9E"/>
    <w:rsid w:val="00B8521B"/>
    <w:rsid w:val="00B90030"/>
    <w:rsid w:val="00BA106C"/>
    <w:rsid w:val="00BA7689"/>
    <w:rsid w:val="00BB33F1"/>
    <w:rsid w:val="00BC2223"/>
    <w:rsid w:val="00BC2276"/>
    <w:rsid w:val="00BC309E"/>
    <w:rsid w:val="00BC4128"/>
    <w:rsid w:val="00BC7FCD"/>
    <w:rsid w:val="00BD08B7"/>
    <w:rsid w:val="00BD5659"/>
    <w:rsid w:val="00BE024E"/>
    <w:rsid w:val="00BE6FBA"/>
    <w:rsid w:val="00BF6CDF"/>
    <w:rsid w:val="00C050E4"/>
    <w:rsid w:val="00C05114"/>
    <w:rsid w:val="00C072C9"/>
    <w:rsid w:val="00C25D35"/>
    <w:rsid w:val="00C36B36"/>
    <w:rsid w:val="00C441F5"/>
    <w:rsid w:val="00C45381"/>
    <w:rsid w:val="00C57B52"/>
    <w:rsid w:val="00C664F1"/>
    <w:rsid w:val="00C6702B"/>
    <w:rsid w:val="00C712FB"/>
    <w:rsid w:val="00C73768"/>
    <w:rsid w:val="00C73B5C"/>
    <w:rsid w:val="00C74C58"/>
    <w:rsid w:val="00C74EFD"/>
    <w:rsid w:val="00C92EFD"/>
    <w:rsid w:val="00CA1202"/>
    <w:rsid w:val="00CA1A0F"/>
    <w:rsid w:val="00CA1B5E"/>
    <w:rsid w:val="00CA2FF9"/>
    <w:rsid w:val="00CB0DFF"/>
    <w:rsid w:val="00CB7315"/>
    <w:rsid w:val="00CC10B2"/>
    <w:rsid w:val="00CE1DA8"/>
    <w:rsid w:val="00CF3BEB"/>
    <w:rsid w:val="00CF79AE"/>
    <w:rsid w:val="00CF7E8B"/>
    <w:rsid w:val="00D02D97"/>
    <w:rsid w:val="00D05626"/>
    <w:rsid w:val="00D104D7"/>
    <w:rsid w:val="00D148B8"/>
    <w:rsid w:val="00D15B21"/>
    <w:rsid w:val="00D21A32"/>
    <w:rsid w:val="00D2206E"/>
    <w:rsid w:val="00D26DFA"/>
    <w:rsid w:val="00D30142"/>
    <w:rsid w:val="00D40CA2"/>
    <w:rsid w:val="00D44180"/>
    <w:rsid w:val="00D4550F"/>
    <w:rsid w:val="00D473F9"/>
    <w:rsid w:val="00D5354F"/>
    <w:rsid w:val="00D6247D"/>
    <w:rsid w:val="00D646A2"/>
    <w:rsid w:val="00D65367"/>
    <w:rsid w:val="00D656FD"/>
    <w:rsid w:val="00D66496"/>
    <w:rsid w:val="00D721A0"/>
    <w:rsid w:val="00D8569C"/>
    <w:rsid w:val="00D92C34"/>
    <w:rsid w:val="00DA1404"/>
    <w:rsid w:val="00DA3170"/>
    <w:rsid w:val="00DA50DD"/>
    <w:rsid w:val="00DA658E"/>
    <w:rsid w:val="00DB1CC1"/>
    <w:rsid w:val="00DB4578"/>
    <w:rsid w:val="00DB794A"/>
    <w:rsid w:val="00DC04DD"/>
    <w:rsid w:val="00DC169F"/>
    <w:rsid w:val="00DD3BFF"/>
    <w:rsid w:val="00DD70AD"/>
    <w:rsid w:val="00DE004C"/>
    <w:rsid w:val="00DE3123"/>
    <w:rsid w:val="00DE4DDE"/>
    <w:rsid w:val="00DE52DB"/>
    <w:rsid w:val="00DE7D9E"/>
    <w:rsid w:val="00DF0428"/>
    <w:rsid w:val="00DF154B"/>
    <w:rsid w:val="00DF50CA"/>
    <w:rsid w:val="00DF5441"/>
    <w:rsid w:val="00DF5DB2"/>
    <w:rsid w:val="00E007E0"/>
    <w:rsid w:val="00E011F4"/>
    <w:rsid w:val="00E01CCD"/>
    <w:rsid w:val="00E05D32"/>
    <w:rsid w:val="00E11D66"/>
    <w:rsid w:val="00E1526F"/>
    <w:rsid w:val="00E17218"/>
    <w:rsid w:val="00E25BBA"/>
    <w:rsid w:val="00E3052D"/>
    <w:rsid w:val="00E34AE2"/>
    <w:rsid w:val="00E50335"/>
    <w:rsid w:val="00E54F1A"/>
    <w:rsid w:val="00E5782A"/>
    <w:rsid w:val="00E57944"/>
    <w:rsid w:val="00E57F21"/>
    <w:rsid w:val="00E63A56"/>
    <w:rsid w:val="00E64322"/>
    <w:rsid w:val="00E64F04"/>
    <w:rsid w:val="00E65A47"/>
    <w:rsid w:val="00E65B66"/>
    <w:rsid w:val="00E66F9B"/>
    <w:rsid w:val="00E736EB"/>
    <w:rsid w:val="00E73D18"/>
    <w:rsid w:val="00E76C0D"/>
    <w:rsid w:val="00E8664B"/>
    <w:rsid w:val="00E9059E"/>
    <w:rsid w:val="00E921B9"/>
    <w:rsid w:val="00E9391C"/>
    <w:rsid w:val="00E951EB"/>
    <w:rsid w:val="00E95271"/>
    <w:rsid w:val="00EA3EFC"/>
    <w:rsid w:val="00EA56D2"/>
    <w:rsid w:val="00EA5F55"/>
    <w:rsid w:val="00EA66C9"/>
    <w:rsid w:val="00EA6BAB"/>
    <w:rsid w:val="00EA7FEF"/>
    <w:rsid w:val="00EB6EE1"/>
    <w:rsid w:val="00ED0C1F"/>
    <w:rsid w:val="00ED35C5"/>
    <w:rsid w:val="00ED4811"/>
    <w:rsid w:val="00ED7C22"/>
    <w:rsid w:val="00EE011E"/>
    <w:rsid w:val="00EE77DF"/>
    <w:rsid w:val="00EF0548"/>
    <w:rsid w:val="00EF5A06"/>
    <w:rsid w:val="00EF7A5A"/>
    <w:rsid w:val="00EF7EE2"/>
    <w:rsid w:val="00F01505"/>
    <w:rsid w:val="00F036C2"/>
    <w:rsid w:val="00F17288"/>
    <w:rsid w:val="00F200DE"/>
    <w:rsid w:val="00F2073F"/>
    <w:rsid w:val="00F2384D"/>
    <w:rsid w:val="00F26739"/>
    <w:rsid w:val="00F31350"/>
    <w:rsid w:val="00F31F6E"/>
    <w:rsid w:val="00F329AA"/>
    <w:rsid w:val="00F34623"/>
    <w:rsid w:val="00F56729"/>
    <w:rsid w:val="00F61B1D"/>
    <w:rsid w:val="00F66605"/>
    <w:rsid w:val="00F726B0"/>
    <w:rsid w:val="00F870B9"/>
    <w:rsid w:val="00F87252"/>
    <w:rsid w:val="00F8795D"/>
    <w:rsid w:val="00FB0A56"/>
    <w:rsid w:val="00FB31E6"/>
    <w:rsid w:val="00FB455B"/>
    <w:rsid w:val="00FB68FE"/>
    <w:rsid w:val="00FC2215"/>
    <w:rsid w:val="00FD3D71"/>
    <w:rsid w:val="00FE0A47"/>
    <w:rsid w:val="00FE2092"/>
    <w:rsid w:val="00FF5DC9"/>
    <w:rsid w:val="00FF5F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C9F63"/>
  <w15:docId w15:val="{D188439C-BF73-4872-8EEA-1C0117627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18C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123821"/>
    <w:rPr>
      <w:sz w:val="16"/>
      <w:szCs w:val="16"/>
    </w:rPr>
  </w:style>
  <w:style w:type="paragraph" w:styleId="CommentText">
    <w:name w:val="annotation text"/>
    <w:basedOn w:val="Normal"/>
    <w:link w:val="CommentTextChar"/>
    <w:uiPriority w:val="99"/>
    <w:semiHidden/>
    <w:unhideWhenUsed/>
    <w:rsid w:val="00123821"/>
    <w:pPr>
      <w:spacing w:line="240" w:lineRule="auto"/>
    </w:pPr>
    <w:rPr>
      <w:sz w:val="20"/>
      <w:szCs w:val="20"/>
      <w:lang w:val="nl-NL"/>
    </w:rPr>
  </w:style>
  <w:style w:type="character" w:customStyle="1" w:styleId="CommentTextChar">
    <w:name w:val="Comment Text Char"/>
    <w:basedOn w:val="DefaultParagraphFont"/>
    <w:link w:val="CommentText"/>
    <w:uiPriority w:val="99"/>
    <w:semiHidden/>
    <w:rsid w:val="00123821"/>
    <w:rPr>
      <w:sz w:val="20"/>
      <w:szCs w:val="20"/>
      <w:lang w:val="nl-NL"/>
    </w:rPr>
  </w:style>
  <w:style w:type="paragraph" w:styleId="CommentSubject">
    <w:name w:val="annotation subject"/>
    <w:basedOn w:val="CommentText"/>
    <w:next w:val="CommentText"/>
    <w:link w:val="CommentSubjectChar"/>
    <w:uiPriority w:val="99"/>
    <w:semiHidden/>
    <w:unhideWhenUsed/>
    <w:rsid w:val="008B5B9B"/>
    <w:rPr>
      <w:b/>
      <w:bCs/>
      <w:lang w:val="en-US"/>
    </w:rPr>
  </w:style>
  <w:style w:type="character" w:customStyle="1" w:styleId="CommentSubjectChar">
    <w:name w:val="Comment Subject Char"/>
    <w:basedOn w:val="CommentTextChar"/>
    <w:link w:val="CommentSubject"/>
    <w:uiPriority w:val="99"/>
    <w:semiHidden/>
    <w:rsid w:val="008B5B9B"/>
    <w:rPr>
      <w:b/>
      <w:bCs/>
      <w:sz w:val="20"/>
      <w:szCs w:val="20"/>
      <w:lang w:val="nl-NL"/>
    </w:rPr>
  </w:style>
  <w:style w:type="table" w:styleId="TableGrid">
    <w:name w:val="Table Grid"/>
    <w:basedOn w:val="TableNormal"/>
    <w:uiPriority w:val="39"/>
    <w:rsid w:val="008358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D7A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7A2E"/>
    <w:rPr>
      <w:rFonts w:ascii="Tahoma" w:hAnsi="Tahoma" w:cs="Tahoma"/>
      <w:sz w:val="16"/>
      <w:szCs w:val="16"/>
    </w:rPr>
  </w:style>
  <w:style w:type="paragraph" w:styleId="Bibliography">
    <w:name w:val="Bibliography"/>
    <w:basedOn w:val="Normal"/>
    <w:next w:val="Normal"/>
    <w:uiPriority w:val="37"/>
    <w:unhideWhenUsed/>
    <w:rsid w:val="00B823FC"/>
    <w:pPr>
      <w:tabs>
        <w:tab w:val="left" w:pos="504"/>
      </w:tabs>
      <w:spacing w:after="240" w:line="240" w:lineRule="auto"/>
      <w:ind w:left="504" w:hanging="504"/>
    </w:pPr>
  </w:style>
  <w:style w:type="paragraph" w:styleId="Revision">
    <w:name w:val="Revision"/>
    <w:hidden/>
    <w:uiPriority w:val="99"/>
    <w:semiHidden/>
    <w:rsid w:val="00A92DEF"/>
    <w:pPr>
      <w:spacing w:after="0" w:line="240" w:lineRule="auto"/>
    </w:pPr>
  </w:style>
  <w:style w:type="character" w:styleId="Hyperlink">
    <w:name w:val="Hyperlink"/>
    <w:basedOn w:val="DefaultParagraphFont"/>
    <w:uiPriority w:val="99"/>
    <w:unhideWhenUsed/>
    <w:rsid w:val="004C44A7"/>
    <w:rPr>
      <w:color w:val="0563C1" w:themeColor="hyperlink"/>
      <w:u w:val="single"/>
    </w:rPr>
  </w:style>
  <w:style w:type="character" w:customStyle="1" w:styleId="UnresolvedMention1">
    <w:name w:val="Unresolved Mention1"/>
    <w:basedOn w:val="DefaultParagraphFont"/>
    <w:uiPriority w:val="99"/>
    <w:semiHidden/>
    <w:unhideWhenUsed/>
    <w:rsid w:val="004C44A7"/>
    <w:rPr>
      <w:color w:val="605E5C"/>
      <w:shd w:val="clear" w:color="auto" w:fill="E1DFDD"/>
    </w:rPr>
  </w:style>
  <w:style w:type="character" w:customStyle="1" w:styleId="UnresolvedMention2">
    <w:name w:val="Unresolved Mention2"/>
    <w:basedOn w:val="DefaultParagraphFont"/>
    <w:uiPriority w:val="99"/>
    <w:semiHidden/>
    <w:unhideWhenUsed/>
    <w:rsid w:val="00317FB7"/>
    <w:rPr>
      <w:color w:val="605E5C"/>
      <w:shd w:val="clear" w:color="auto" w:fill="E1DFDD"/>
    </w:rPr>
  </w:style>
  <w:style w:type="paragraph" w:styleId="NormalWeb">
    <w:name w:val="Normal (Web)"/>
    <w:basedOn w:val="Normal"/>
    <w:uiPriority w:val="99"/>
    <w:semiHidden/>
    <w:unhideWhenUsed/>
    <w:rsid w:val="008335D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335D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70426">
      <w:bodyDiv w:val="1"/>
      <w:marLeft w:val="0"/>
      <w:marRight w:val="0"/>
      <w:marTop w:val="0"/>
      <w:marBottom w:val="0"/>
      <w:divBdr>
        <w:top w:val="none" w:sz="0" w:space="0" w:color="auto"/>
        <w:left w:val="none" w:sz="0" w:space="0" w:color="auto"/>
        <w:bottom w:val="none" w:sz="0" w:space="0" w:color="auto"/>
        <w:right w:val="none" w:sz="0" w:space="0" w:color="auto"/>
      </w:divBdr>
    </w:div>
    <w:div w:id="192114277">
      <w:bodyDiv w:val="1"/>
      <w:marLeft w:val="0"/>
      <w:marRight w:val="0"/>
      <w:marTop w:val="0"/>
      <w:marBottom w:val="0"/>
      <w:divBdr>
        <w:top w:val="none" w:sz="0" w:space="0" w:color="auto"/>
        <w:left w:val="none" w:sz="0" w:space="0" w:color="auto"/>
        <w:bottom w:val="none" w:sz="0" w:space="0" w:color="auto"/>
        <w:right w:val="none" w:sz="0" w:space="0" w:color="auto"/>
      </w:divBdr>
    </w:div>
    <w:div w:id="194851683">
      <w:bodyDiv w:val="1"/>
      <w:marLeft w:val="0"/>
      <w:marRight w:val="0"/>
      <w:marTop w:val="0"/>
      <w:marBottom w:val="0"/>
      <w:divBdr>
        <w:top w:val="none" w:sz="0" w:space="0" w:color="auto"/>
        <w:left w:val="none" w:sz="0" w:space="0" w:color="auto"/>
        <w:bottom w:val="none" w:sz="0" w:space="0" w:color="auto"/>
        <w:right w:val="none" w:sz="0" w:space="0" w:color="auto"/>
      </w:divBdr>
    </w:div>
    <w:div w:id="306790551">
      <w:bodyDiv w:val="1"/>
      <w:marLeft w:val="0"/>
      <w:marRight w:val="0"/>
      <w:marTop w:val="0"/>
      <w:marBottom w:val="0"/>
      <w:divBdr>
        <w:top w:val="none" w:sz="0" w:space="0" w:color="auto"/>
        <w:left w:val="none" w:sz="0" w:space="0" w:color="auto"/>
        <w:bottom w:val="none" w:sz="0" w:space="0" w:color="auto"/>
        <w:right w:val="none" w:sz="0" w:space="0" w:color="auto"/>
      </w:divBdr>
    </w:div>
    <w:div w:id="394548620">
      <w:bodyDiv w:val="1"/>
      <w:marLeft w:val="0"/>
      <w:marRight w:val="0"/>
      <w:marTop w:val="0"/>
      <w:marBottom w:val="0"/>
      <w:divBdr>
        <w:top w:val="none" w:sz="0" w:space="0" w:color="auto"/>
        <w:left w:val="none" w:sz="0" w:space="0" w:color="auto"/>
        <w:bottom w:val="none" w:sz="0" w:space="0" w:color="auto"/>
        <w:right w:val="none" w:sz="0" w:space="0" w:color="auto"/>
      </w:divBdr>
    </w:div>
    <w:div w:id="467284412">
      <w:bodyDiv w:val="1"/>
      <w:marLeft w:val="0"/>
      <w:marRight w:val="0"/>
      <w:marTop w:val="0"/>
      <w:marBottom w:val="0"/>
      <w:divBdr>
        <w:top w:val="none" w:sz="0" w:space="0" w:color="auto"/>
        <w:left w:val="none" w:sz="0" w:space="0" w:color="auto"/>
        <w:bottom w:val="none" w:sz="0" w:space="0" w:color="auto"/>
        <w:right w:val="none" w:sz="0" w:space="0" w:color="auto"/>
      </w:divBdr>
    </w:div>
    <w:div w:id="586305294">
      <w:bodyDiv w:val="1"/>
      <w:marLeft w:val="0"/>
      <w:marRight w:val="0"/>
      <w:marTop w:val="0"/>
      <w:marBottom w:val="0"/>
      <w:divBdr>
        <w:top w:val="none" w:sz="0" w:space="0" w:color="auto"/>
        <w:left w:val="none" w:sz="0" w:space="0" w:color="auto"/>
        <w:bottom w:val="none" w:sz="0" w:space="0" w:color="auto"/>
        <w:right w:val="none" w:sz="0" w:space="0" w:color="auto"/>
      </w:divBdr>
    </w:div>
    <w:div w:id="589462966">
      <w:bodyDiv w:val="1"/>
      <w:marLeft w:val="0"/>
      <w:marRight w:val="0"/>
      <w:marTop w:val="0"/>
      <w:marBottom w:val="0"/>
      <w:divBdr>
        <w:top w:val="none" w:sz="0" w:space="0" w:color="auto"/>
        <w:left w:val="none" w:sz="0" w:space="0" w:color="auto"/>
        <w:bottom w:val="none" w:sz="0" w:space="0" w:color="auto"/>
        <w:right w:val="none" w:sz="0" w:space="0" w:color="auto"/>
      </w:divBdr>
    </w:div>
    <w:div w:id="666203886">
      <w:bodyDiv w:val="1"/>
      <w:marLeft w:val="0"/>
      <w:marRight w:val="0"/>
      <w:marTop w:val="0"/>
      <w:marBottom w:val="0"/>
      <w:divBdr>
        <w:top w:val="none" w:sz="0" w:space="0" w:color="auto"/>
        <w:left w:val="none" w:sz="0" w:space="0" w:color="auto"/>
        <w:bottom w:val="none" w:sz="0" w:space="0" w:color="auto"/>
        <w:right w:val="none" w:sz="0" w:space="0" w:color="auto"/>
      </w:divBdr>
    </w:div>
    <w:div w:id="734666571">
      <w:bodyDiv w:val="1"/>
      <w:marLeft w:val="0"/>
      <w:marRight w:val="0"/>
      <w:marTop w:val="0"/>
      <w:marBottom w:val="0"/>
      <w:divBdr>
        <w:top w:val="none" w:sz="0" w:space="0" w:color="auto"/>
        <w:left w:val="none" w:sz="0" w:space="0" w:color="auto"/>
        <w:bottom w:val="none" w:sz="0" w:space="0" w:color="auto"/>
        <w:right w:val="none" w:sz="0" w:space="0" w:color="auto"/>
      </w:divBdr>
    </w:div>
    <w:div w:id="769205972">
      <w:bodyDiv w:val="1"/>
      <w:marLeft w:val="0"/>
      <w:marRight w:val="0"/>
      <w:marTop w:val="0"/>
      <w:marBottom w:val="0"/>
      <w:divBdr>
        <w:top w:val="none" w:sz="0" w:space="0" w:color="auto"/>
        <w:left w:val="none" w:sz="0" w:space="0" w:color="auto"/>
        <w:bottom w:val="none" w:sz="0" w:space="0" w:color="auto"/>
        <w:right w:val="none" w:sz="0" w:space="0" w:color="auto"/>
      </w:divBdr>
    </w:div>
    <w:div w:id="1057515578">
      <w:bodyDiv w:val="1"/>
      <w:marLeft w:val="0"/>
      <w:marRight w:val="0"/>
      <w:marTop w:val="0"/>
      <w:marBottom w:val="0"/>
      <w:divBdr>
        <w:top w:val="none" w:sz="0" w:space="0" w:color="auto"/>
        <w:left w:val="none" w:sz="0" w:space="0" w:color="auto"/>
        <w:bottom w:val="none" w:sz="0" w:space="0" w:color="auto"/>
        <w:right w:val="none" w:sz="0" w:space="0" w:color="auto"/>
      </w:divBdr>
    </w:div>
    <w:div w:id="1237861433">
      <w:bodyDiv w:val="1"/>
      <w:marLeft w:val="0"/>
      <w:marRight w:val="0"/>
      <w:marTop w:val="0"/>
      <w:marBottom w:val="0"/>
      <w:divBdr>
        <w:top w:val="none" w:sz="0" w:space="0" w:color="auto"/>
        <w:left w:val="none" w:sz="0" w:space="0" w:color="auto"/>
        <w:bottom w:val="none" w:sz="0" w:space="0" w:color="auto"/>
        <w:right w:val="none" w:sz="0" w:space="0" w:color="auto"/>
      </w:divBdr>
    </w:div>
    <w:div w:id="1299918651">
      <w:bodyDiv w:val="1"/>
      <w:marLeft w:val="0"/>
      <w:marRight w:val="0"/>
      <w:marTop w:val="0"/>
      <w:marBottom w:val="0"/>
      <w:divBdr>
        <w:top w:val="none" w:sz="0" w:space="0" w:color="auto"/>
        <w:left w:val="none" w:sz="0" w:space="0" w:color="auto"/>
        <w:bottom w:val="none" w:sz="0" w:space="0" w:color="auto"/>
        <w:right w:val="none" w:sz="0" w:space="0" w:color="auto"/>
      </w:divBdr>
    </w:div>
    <w:div w:id="1417625764">
      <w:bodyDiv w:val="1"/>
      <w:marLeft w:val="0"/>
      <w:marRight w:val="0"/>
      <w:marTop w:val="0"/>
      <w:marBottom w:val="0"/>
      <w:divBdr>
        <w:top w:val="none" w:sz="0" w:space="0" w:color="auto"/>
        <w:left w:val="none" w:sz="0" w:space="0" w:color="auto"/>
        <w:bottom w:val="none" w:sz="0" w:space="0" w:color="auto"/>
        <w:right w:val="none" w:sz="0" w:space="0" w:color="auto"/>
      </w:divBdr>
    </w:div>
    <w:div w:id="1565868811">
      <w:bodyDiv w:val="1"/>
      <w:marLeft w:val="0"/>
      <w:marRight w:val="0"/>
      <w:marTop w:val="0"/>
      <w:marBottom w:val="0"/>
      <w:divBdr>
        <w:top w:val="none" w:sz="0" w:space="0" w:color="auto"/>
        <w:left w:val="none" w:sz="0" w:space="0" w:color="auto"/>
        <w:bottom w:val="none" w:sz="0" w:space="0" w:color="auto"/>
        <w:right w:val="none" w:sz="0" w:space="0" w:color="auto"/>
      </w:divBdr>
    </w:div>
    <w:div w:id="1650936410">
      <w:bodyDiv w:val="1"/>
      <w:marLeft w:val="0"/>
      <w:marRight w:val="0"/>
      <w:marTop w:val="0"/>
      <w:marBottom w:val="0"/>
      <w:divBdr>
        <w:top w:val="none" w:sz="0" w:space="0" w:color="auto"/>
        <w:left w:val="none" w:sz="0" w:space="0" w:color="auto"/>
        <w:bottom w:val="none" w:sz="0" w:space="0" w:color="auto"/>
        <w:right w:val="none" w:sz="0" w:space="0" w:color="auto"/>
      </w:divBdr>
    </w:div>
    <w:div w:id="1670675720">
      <w:bodyDiv w:val="1"/>
      <w:marLeft w:val="0"/>
      <w:marRight w:val="0"/>
      <w:marTop w:val="0"/>
      <w:marBottom w:val="0"/>
      <w:divBdr>
        <w:top w:val="none" w:sz="0" w:space="0" w:color="auto"/>
        <w:left w:val="none" w:sz="0" w:space="0" w:color="auto"/>
        <w:bottom w:val="none" w:sz="0" w:space="0" w:color="auto"/>
        <w:right w:val="none" w:sz="0" w:space="0" w:color="auto"/>
      </w:divBdr>
    </w:div>
    <w:div w:id="1724712674">
      <w:bodyDiv w:val="1"/>
      <w:marLeft w:val="0"/>
      <w:marRight w:val="0"/>
      <w:marTop w:val="0"/>
      <w:marBottom w:val="0"/>
      <w:divBdr>
        <w:top w:val="none" w:sz="0" w:space="0" w:color="auto"/>
        <w:left w:val="none" w:sz="0" w:space="0" w:color="auto"/>
        <w:bottom w:val="none" w:sz="0" w:space="0" w:color="auto"/>
        <w:right w:val="none" w:sz="0" w:space="0" w:color="auto"/>
      </w:divBdr>
    </w:div>
    <w:div w:id="1798992010">
      <w:bodyDiv w:val="1"/>
      <w:marLeft w:val="0"/>
      <w:marRight w:val="0"/>
      <w:marTop w:val="0"/>
      <w:marBottom w:val="0"/>
      <w:divBdr>
        <w:top w:val="none" w:sz="0" w:space="0" w:color="auto"/>
        <w:left w:val="none" w:sz="0" w:space="0" w:color="auto"/>
        <w:bottom w:val="none" w:sz="0" w:space="0" w:color="auto"/>
        <w:right w:val="none" w:sz="0" w:space="0" w:color="auto"/>
      </w:divBdr>
    </w:div>
    <w:div w:id="1996255795">
      <w:bodyDiv w:val="1"/>
      <w:marLeft w:val="0"/>
      <w:marRight w:val="0"/>
      <w:marTop w:val="0"/>
      <w:marBottom w:val="0"/>
      <w:divBdr>
        <w:top w:val="none" w:sz="0" w:space="0" w:color="auto"/>
        <w:left w:val="none" w:sz="0" w:space="0" w:color="auto"/>
        <w:bottom w:val="none" w:sz="0" w:space="0" w:color="auto"/>
        <w:right w:val="none" w:sz="0" w:space="0" w:color="auto"/>
      </w:divBdr>
    </w:div>
    <w:div w:id="2051218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4.png"/><Relationship Id="rId18" Type="http://schemas.microsoft.com/office/2011/relationships/people" Target="peop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2.png"/><Relationship Id="rId5" Type="http://schemas.openxmlformats.org/officeDocument/2006/relationships/comments" Target="comment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trialregister.nl/trial/7783"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FE03B2-D6E4-4794-9A33-1FA47FFAF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20</Pages>
  <Words>14206</Words>
  <Characters>80979</Characters>
  <Application>Microsoft Office Word</Application>
  <DocSecurity>0</DocSecurity>
  <Lines>674</Lines>
  <Paragraphs>189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Company>
  <LinksUpToDate>false</LinksUpToDate>
  <CharactersWithSpaces>94996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Skvortsova, A. (Aleksandrina)</dc:creator>
  <cp:lastModifiedBy>Hilmar Zech</cp:lastModifiedBy>
  <cp:revision>4</cp:revision>
  <dcterms:created xsi:type="dcterms:W3CDTF">2022-04-15T08:09:00Z</dcterms:created>
  <dcterms:modified xsi:type="dcterms:W3CDTF">2022-04-15T08:29:00Z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id="NHrKaoXv"/&gt;&lt;style id="http://www.zotero.org/styles/diabetologia" hasBibliography="1" bibliographyStyleHasBeenSet="1"/&gt;&lt;prefs&gt;&lt;pref name="fieldType" value="Field"/&gt;&lt;/prefs&gt;&lt;/data&gt;</vt:lpwstr>
  </property>
</Properties>
</file>